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3B7E" w14:textId="484EB1EA" w:rsidR="00CC6453" w:rsidRPr="00CC6453" w:rsidDel="00D45244" w:rsidRDefault="00CC6453" w:rsidP="00CC6453">
      <w:pPr>
        <w:jc w:val="center"/>
        <w:rPr>
          <w:del w:id="0" w:author="Nazim Benimedourene" w:date="2024-06-08T11:06:00Z"/>
          <w:b/>
          <w:bCs/>
          <w:lang w:val="fr-FR"/>
        </w:rPr>
      </w:pPr>
      <w:del w:id="1" w:author="Nazim Benimedourene" w:date="2024-06-08T11:06:00Z">
        <w:r w:rsidRPr="00CC6453" w:rsidDel="00D45244">
          <w:rPr>
            <w:b/>
            <w:bCs/>
            <w:lang w:val="fr-FR"/>
          </w:rPr>
          <w:delText>LETTRE D’INTENTION</w:delText>
        </w:r>
      </w:del>
    </w:p>
    <w:p w14:paraId="16FE7CB1" w14:textId="06348C98" w:rsidR="00CC6453" w:rsidRPr="00C5576F" w:rsidDel="00D45244" w:rsidRDefault="00CC6453" w:rsidP="00CC6453">
      <w:pPr>
        <w:jc w:val="center"/>
        <w:rPr>
          <w:del w:id="2" w:author="Nazim Benimedourene" w:date="2024-06-08T11:06:00Z"/>
          <w:b/>
          <w:bCs/>
          <w:lang w:val="fr-FR"/>
        </w:rPr>
      </w:pPr>
      <w:del w:id="3" w:author="Nazim Benimedourene" w:date="2024-06-08T11:06:00Z">
        <w:r w:rsidRPr="00CC6453" w:rsidDel="00D45244">
          <w:rPr>
            <w:b/>
            <w:bCs/>
            <w:lang w:val="fr-FR"/>
          </w:rPr>
          <w:delText>ACQUISITION DE CLINIQUE DE ST-AUGUSTIN</w:delText>
        </w:r>
      </w:del>
    </w:p>
    <w:p w14:paraId="29D4C3A6" w14:textId="2084287A" w:rsidR="00D45244" w:rsidRPr="00D45244" w:rsidRDefault="00D45244" w:rsidP="00D45244">
      <w:pPr>
        <w:rPr>
          <w:ins w:id="4" w:author="Nazim Benimedourene" w:date="2024-06-08T11:06:00Z"/>
          <w:rFonts w:ascii="Arial" w:eastAsia="Calibri" w:hAnsi="Arial" w:cs="Arial"/>
        </w:rPr>
      </w:pPr>
      <w:ins w:id="5" w:author="Nazim Benimedourene" w:date="2024-06-08T11:06:00Z">
        <w:r w:rsidRPr="00D45244">
          <w:rPr>
            <w:rFonts w:ascii="Arial" w:eastAsia="Calibri" w:hAnsi="Arial" w:cs="Arial"/>
          </w:rPr>
          <w:t xml:space="preserve">Montréal, le </w:t>
        </w:r>
        <w:r w:rsidR="00184F25" w:rsidRPr="00A13ECF">
          <w:rPr>
            <w:rFonts w:ascii="Arial" w:eastAsia="Calibri" w:hAnsi="Arial" w:cs="Arial"/>
            <w:highlight w:val="yellow"/>
            <w:rPrChange w:id="6" w:author="Nazim Benimedourene" w:date="2024-06-08T11:15:00Z">
              <w:rPr>
                <w:rFonts w:ascii="Arial" w:eastAsia="Calibri" w:hAnsi="Arial" w:cs="Arial"/>
              </w:rPr>
            </w:rPrChange>
          </w:rPr>
          <w:t>()</w:t>
        </w:r>
        <w:r w:rsidRPr="00D45244">
          <w:rPr>
            <w:rFonts w:ascii="Arial" w:eastAsia="Calibri" w:hAnsi="Arial" w:cs="Arial"/>
          </w:rPr>
          <w:t xml:space="preserve"> 2024</w:t>
        </w:r>
      </w:ins>
    </w:p>
    <w:p w14:paraId="62627F02" w14:textId="77777777" w:rsidR="00D45244" w:rsidRPr="00D45244" w:rsidRDefault="00D45244" w:rsidP="00D45244">
      <w:pPr>
        <w:rPr>
          <w:ins w:id="7" w:author="Nazim Benimedourene" w:date="2024-06-08T11:06:00Z"/>
          <w:rFonts w:ascii="Arial" w:eastAsia="Calibri" w:hAnsi="Arial" w:cs="Arial"/>
        </w:rPr>
      </w:pPr>
    </w:p>
    <w:p w14:paraId="77AF6968" w14:textId="3530B546" w:rsidR="00D45244" w:rsidRPr="00D45244" w:rsidRDefault="00D45244" w:rsidP="00D45244">
      <w:pPr>
        <w:ind w:left="7080"/>
        <w:rPr>
          <w:ins w:id="8" w:author="Nazim Benimedourene" w:date="2024-06-08T11:06:00Z"/>
          <w:rFonts w:ascii="Arial" w:eastAsia="Calibri" w:hAnsi="Arial" w:cs="Arial"/>
          <w:b/>
          <w:bCs/>
        </w:rPr>
      </w:pPr>
      <w:ins w:id="9" w:author="Nazim Benimedourene" w:date="2024-06-08T11:06:00Z">
        <w:r w:rsidRPr="00D45244">
          <w:rPr>
            <w:rFonts w:ascii="Arial" w:eastAsia="Calibri" w:hAnsi="Arial" w:cs="Arial"/>
            <w:b/>
            <w:bCs/>
          </w:rPr>
          <w:t>PAR COURR</w:t>
        </w:r>
      </w:ins>
      <w:ins w:id="10" w:author="Nazim Benimedourene" w:date="2024-06-08T11:08:00Z">
        <w:r w:rsidR="004034B3">
          <w:rPr>
            <w:rFonts w:ascii="Arial" w:eastAsia="Calibri" w:hAnsi="Arial" w:cs="Arial"/>
            <w:b/>
            <w:bCs/>
          </w:rPr>
          <w:t>IER</w:t>
        </w:r>
      </w:ins>
    </w:p>
    <w:p w14:paraId="1F6BBA63" w14:textId="18E22E96" w:rsidR="00D45244" w:rsidRPr="00D45244" w:rsidRDefault="00D45244" w:rsidP="00D45244">
      <w:pPr>
        <w:ind w:left="5664" w:firstLine="708"/>
        <w:rPr>
          <w:ins w:id="11" w:author="Nazim Benimedourene" w:date="2024-06-08T11:06:00Z"/>
          <w:rFonts w:ascii="Arial" w:eastAsia="Calibri" w:hAnsi="Arial" w:cs="Arial"/>
          <w:b/>
          <w:bCs/>
        </w:rPr>
      </w:pPr>
    </w:p>
    <w:p w14:paraId="02DA2855" w14:textId="5CA06DDC" w:rsidR="00D45244" w:rsidRPr="00D45244" w:rsidRDefault="00D45244" w:rsidP="00D45244">
      <w:pPr>
        <w:rPr>
          <w:ins w:id="12" w:author="Nazim Benimedourene" w:date="2024-06-08T11:06:00Z"/>
          <w:rFonts w:ascii="Arial" w:eastAsia="Calibri" w:hAnsi="Arial" w:cs="Arial"/>
          <w:b/>
          <w:bCs/>
        </w:rPr>
      </w:pPr>
      <w:ins w:id="13" w:author="Nazim Benimedourene" w:date="2024-06-08T11:06:00Z">
        <w:r w:rsidRPr="00D45244">
          <w:rPr>
            <w:rFonts w:ascii="Arial" w:eastAsia="Calibri" w:hAnsi="Arial" w:cs="Arial"/>
            <w:b/>
            <w:bCs/>
          </w:rPr>
          <w:t xml:space="preserve">De : </w:t>
        </w:r>
        <w:r w:rsidR="00184F25">
          <w:rPr>
            <w:rFonts w:ascii="Arial" w:eastAsia="Calibri" w:hAnsi="Arial" w:cs="Arial"/>
            <w:b/>
            <w:bCs/>
          </w:rPr>
          <w:t xml:space="preserve">Felix Hamel </w:t>
        </w:r>
      </w:ins>
      <w:ins w:id="14" w:author="Nazim Benimedourene" w:date="2024-06-08T11:07:00Z">
        <w:r w:rsidR="00184F25">
          <w:rPr>
            <w:rFonts w:ascii="Arial" w:eastAsia="Calibri" w:hAnsi="Arial" w:cs="Arial"/>
            <w:b/>
            <w:bCs/>
          </w:rPr>
          <w:t>et Karine</w:t>
        </w:r>
        <w:r w:rsidR="000F1312">
          <w:rPr>
            <w:rFonts w:ascii="Arial" w:eastAsia="Calibri" w:hAnsi="Arial" w:cs="Arial"/>
            <w:b/>
            <w:bCs/>
          </w:rPr>
          <w:t xml:space="preserve"> Degré</w:t>
        </w:r>
      </w:ins>
    </w:p>
    <w:p w14:paraId="185E61AC" w14:textId="77777777" w:rsidR="0045630E" w:rsidRPr="0045630E" w:rsidRDefault="00D45244" w:rsidP="0045630E">
      <w:pPr>
        <w:rPr>
          <w:ins w:id="15" w:author="Nazim Benimedourene" w:date="2024-06-08T11:13:00Z"/>
          <w:rFonts w:ascii="Arial" w:eastAsia="Calibri" w:hAnsi="Arial" w:cs="Arial"/>
          <w:rPrChange w:id="16" w:author="Nazim Benimedourene" w:date="2024-06-08T11:13:00Z">
            <w:rPr>
              <w:ins w:id="17" w:author="Nazim Benimedourene" w:date="2024-06-08T11:13:00Z"/>
              <w:rFonts w:ascii="Arial" w:eastAsia="Calibri" w:hAnsi="Arial" w:cs="Arial"/>
              <w:b/>
              <w:bCs/>
            </w:rPr>
          </w:rPrChange>
        </w:rPr>
      </w:pPr>
      <w:ins w:id="18" w:author="Nazim Benimedourene" w:date="2024-06-08T11:06:00Z">
        <w:r w:rsidRPr="00D45244">
          <w:rPr>
            <w:rFonts w:ascii="Arial" w:eastAsia="Calibri" w:hAnsi="Arial" w:cs="Arial"/>
            <w:b/>
            <w:bCs/>
          </w:rPr>
          <w:br/>
          <w:t xml:space="preserve">À : Dre </w:t>
        </w:r>
      </w:ins>
      <w:ins w:id="19" w:author="Nazim Benimedourene" w:date="2024-06-08T11:07:00Z">
        <w:r w:rsidR="000F1312">
          <w:rPr>
            <w:rFonts w:ascii="Arial" w:eastAsia="Calibri" w:hAnsi="Arial" w:cs="Arial"/>
            <w:b/>
            <w:bCs/>
          </w:rPr>
          <w:t xml:space="preserve">Micheline </w:t>
        </w:r>
      </w:ins>
      <w:proofErr w:type="spellStart"/>
      <w:ins w:id="20" w:author="Nazim Benimedourene" w:date="2024-06-08T11:08:00Z">
        <w:r w:rsidR="004034B3">
          <w:rPr>
            <w:rFonts w:ascii="Arial" w:eastAsia="Calibri" w:hAnsi="Arial" w:cs="Arial"/>
            <w:b/>
            <w:bCs/>
          </w:rPr>
          <w:t>Salloum</w:t>
        </w:r>
      </w:ins>
      <w:proofErr w:type="spellEnd"/>
      <w:ins w:id="21" w:author="Nazim Benimedourene" w:date="2024-06-08T11:06:00Z">
        <w:r w:rsidRPr="00D45244">
          <w:rPr>
            <w:rFonts w:ascii="Arial" w:eastAsia="Calibri" w:hAnsi="Arial" w:cs="Arial"/>
            <w:b/>
            <w:bCs/>
          </w:rPr>
          <w:br/>
        </w:r>
      </w:ins>
      <w:ins w:id="22" w:author="Nazim Benimedourene" w:date="2024-06-08T11:13:00Z">
        <w:r w:rsidR="0045630E" w:rsidRPr="0045630E">
          <w:rPr>
            <w:rFonts w:ascii="Arial" w:eastAsia="Calibri" w:hAnsi="Arial" w:cs="Arial"/>
            <w:rPrChange w:id="23" w:author="Nazim Benimedourene" w:date="2024-06-08T11:13:00Z">
              <w:rPr>
                <w:rFonts w:ascii="Arial" w:eastAsia="Calibri" w:hAnsi="Arial" w:cs="Arial"/>
                <w:b/>
                <w:bCs/>
              </w:rPr>
            </w:rPrChange>
          </w:rPr>
          <w:t>201-8291 RUE SAINT-JACQUES</w:t>
        </w:r>
      </w:ins>
    </w:p>
    <w:p w14:paraId="77D5CC3D" w14:textId="77777777" w:rsidR="0045630E" w:rsidRPr="0045630E" w:rsidRDefault="0045630E" w:rsidP="0045630E">
      <w:pPr>
        <w:rPr>
          <w:ins w:id="24" w:author="Nazim Benimedourene" w:date="2024-06-08T11:13:00Z"/>
          <w:rFonts w:ascii="Arial" w:eastAsia="Calibri" w:hAnsi="Arial" w:cs="Arial"/>
          <w:rPrChange w:id="25" w:author="Nazim Benimedourene" w:date="2024-06-08T11:13:00Z">
            <w:rPr>
              <w:ins w:id="26" w:author="Nazim Benimedourene" w:date="2024-06-08T11:13:00Z"/>
              <w:rFonts w:ascii="Arial" w:eastAsia="Calibri" w:hAnsi="Arial" w:cs="Arial"/>
              <w:b/>
              <w:bCs/>
            </w:rPr>
          </w:rPrChange>
        </w:rPr>
      </w:pPr>
      <w:ins w:id="27" w:author="Nazim Benimedourene" w:date="2024-06-08T11:13:00Z">
        <w:r w:rsidRPr="0045630E">
          <w:rPr>
            <w:rFonts w:ascii="Arial" w:eastAsia="Calibri" w:hAnsi="Arial" w:cs="Arial"/>
            <w:rPrChange w:id="28" w:author="Nazim Benimedourene" w:date="2024-06-08T11:13:00Z">
              <w:rPr>
                <w:rFonts w:ascii="Arial" w:eastAsia="Calibri" w:hAnsi="Arial" w:cs="Arial"/>
                <w:b/>
                <w:bCs/>
              </w:rPr>
            </w:rPrChange>
          </w:rPr>
          <w:t>MIRABEL Québec J7N1W7</w:t>
        </w:r>
      </w:ins>
    </w:p>
    <w:p w14:paraId="0649F97B" w14:textId="6009284F" w:rsidR="00D45244" w:rsidRPr="0045630E" w:rsidRDefault="0045630E" w:rsidP="0045630E">
      <w:pPr>
        <w:rPr>
          <w:ins w:id="29" w:author="Nazim Benimedourene" w:date="2024-06-08T11:06:00Z"/>
          <w:rFonts w:ascii="Arial" w:eastAsia="Calibri" w:hAnsi="Arial" w:cs="Arial"/>
          <w:rPrChange w:id="30" w:author="Nazim Benimedourene" w:date="2024-06-08T11:13:00Z">
            <w:rPr>
              <w:ins w:id="31" w:author="Nazim Benimedourene" w:date="2024-06-08T11:06:00Z"/>
              <w:rFonts w:ascii="Arial" w:eastAsia="Calibri" w:hAnsi="Arial" w:cs="Arial"/>
              <w:b/>
              <w:bCs/>
            </w:rPr>
          </w:rPrChange>
        </w:rPr>
      </w:pPr>
      <w:ins w:id="32" w:author="Nazim Benimedourene" w:date="2024-06-08T11:13:00Z">
        <w:r w:rsidRPr="0045630E">
          <w:rPr>
            <w:rFonts w:ascii="Arial" w:eastAsia="Calibri" w:hAnsi="Arial" w:cs="Arial"/>
            <w:rPrChange w:id="33" w:author="Nazim Benimedourene" w:date="2024-06-08T11:13:00Z">
              <w:rPr>
                <w:rFonts w:ascii="Arial" w:eastAsia="Calibri" w:hAnsi="Arial" w:cs="Arial"/>
                <w:b/>
                <w:bCs/>
              </w:rPr>
            </w:rPrChange>
          </w:rPr>
          <w:t>Canada</w:t>
        </w:r>
      </w:ins>
    </w:p>
    <w:p w14:paraId="5EF4AACB" w14:textId="77777777" w:rsidR="00D45244" w:rsidRPr="00D45244" w:rsidRDefault="00D45244" w:rsidP="00D45244">
      <w:pPr>
        <w:rPr>
          <w:ins w:id="34" w:author="Nazim Benimedourene" w:date="2024-06-08T11:06:00Z"/>
          <w:rFonts w:ascii="Arial" w:eastAsia="Calibri" w:hAnsi="Arial" w:cs="Arial"/>
        </w:rPr>
      </w:pPr>
      <w:ins w:id="35" w:author="Nazim Benimedourene" w:date="2024-06-08T11:06:00Z">
        <w:r w:rsidRPr="00D45244">
          <w:rPr>
            <w:rFonts w:ascii="Arial" w:eastAsia="Calibri" w:hAnsi="Arial" w:cs="Arial"/>
          </w:rPr>
          <w:t>(Ci-après le « </w:t>
        </w:r>
        <w:r w:rsidRPr="00D45244">
          <w:rPr>
            <w:rFonts w:ascii="Arial" w:eastAsia="Calibri" w:hAnsi="Arial" w:cs="Arial"/>
            <w:b/>
            <w:bCs/>
          </w:rPr>
          <w:t>Vendeur</w:t>
        </w:r>
        <w:r w:rsidRPr="00D45244">
          <w:rPr>
            <w:rFonts w:ascii="Arial" w:eastAsia="Calibri" w:hAnsi="Arial" w:cs="Arial"/>
          </w:rPr>
          <w:t> »)</w:t>
        </w:r>
      </w:ins>
    </w:p>
    <w:p w14:paraId="6B4906AE" w14:textId="77777777" w:rsidR="00D45244" w:rsidRPr="00D45244" w:rsidRDefault="00D45244" w:rsidP="00D45244">
      <w:pPr>
        <w:rPr>
          <w:ins w:id="36" w:author="Nazim Benimedourene" w:date="2024-06-08T11:06:00Z"/>
          <w:rFonts w:ascii="Arial" w:eastAsia="Calibri" w:hAnsi="Arial" w:cs="Arial"/>
          <w:b/>
          <w:bCs/>
        </w:rPr>
      </w:pPr>
      <w:ins w:id="37" w:author="Nazim Benimedourene" w:date="2024-06-08T11:06:00Z">
        <w:r w:rsidRPr="00D45244">
          <w:rPr>
            <w:rFonts w:ascii="Arial" w:eastAsia="Calibri" w:hAnsi="Arial" w:cs="Arial"/>
            <w:b/>
            <w:bCs/>
          </w:rPr>
          <w:br/>
        </w:r>
      </w:ins>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700"/>
      </w:tblGrid>
      <w:tr w:rsidR="00D45244" w:rsidRPr="0005564A" w14:paraId="20B3D64E" w14:textId="77777777" w:rsidTr="000C73E4">
        <w:trPr>
          <w:trHeight w:val="849"/>
          <w:ins w:id="38" w:author="Nazim Benimedourene" w:date="2024-06-08T11:06:00Z"/>
        </w:trPr>
        <w:tc>
          <w:tcPr>
            <w:tcW w:w="1701" w:type="dxa"/>
            <w:tcBorders>
              <w:bottom w:val="single" w:sz="18" w:space="0" w:color="auto"/>
            </w:tcBorders>
          </w:tcPr>
          <w:p w14:paraId="6B922AB5" w14:textId="77777777" w:rsidR="00D45244" w:rsidRPr="00D45244" w:rsidRDefault="00D45244" w:rsidP="00D45244">
            <w:pPr>
              <w:jc w:val="both"/>
              <w:rPr>
                <w:ins w:id="39" w:author="Nazim Benimedourene" w:date="2024-06-08T11:06:00Z"/>
                <w:rFonts w:ascii="Arial" w:eastAsia="Calibri" w:hAnsi="Arial" w:cs="Arial"/>
                <w:b/>
                <w:lang w:eastAsia="fr-FR"/>
              </w:rPr>
            </w:pPr>
            <w:ins w:id="40" w:author="Nazim Benimedourene" w:date="2024-06-08T11:06:00Z">
              <w:r w:rsidRPr="00D45244">
                <w:rPr>
                  <w:rFonts w:ascii="Arial" w:eastAsia="Calibri" w:hAnsi="Arial" w:cs="Arial"/>
                  <w:b/>
                  <w:lang w:eastAsia="fr-FR"/>
                </w:rPr>
                <w:t>OBJET :</w:t>
              </w:r>
            </w:ins>
          </w:p>
        </w:tc>
        <w:tc>
          <w:tcPr>
            <w:tcW w:w="7700" w:type="dxa"/>
            <w:tcBorders>
              <w:bottom w:val="single" w:sz="18" w:space="0" w:color="auto"/>
            </w:tcBorders>
          </w:tcPr>
          <w:p w14:paraId="617D585D" w14:textId="06F2EF84" w:rsidR="00D45244" w:rsidRPr="00D45244" w:rsidRDefault="00D45244" w:rsidP="00D45244">
            <w:pPr>
              <w:jc w:val="both"/>
              <w:rPr>
                <w:ins w:id="41" w:author="Nazim Benimedourene" w:date="2024-06-08T11:06:00Z"/>
                <w:rFonts w:ascii="Arial" w:eastAsia="Calibri" w:hAnsi="Arial" w:cs="Arial"/>
                <w:b/>
                <w:bCs/>
                <w:lang w:eastAsia="fr-FR"/>
              </w:rPr>
            </w:pPr>
            <w:ins w:id="42" w:author="Nazim Benimedourene" w:date="2024-06-08T11:06:00Z">
              <w:r w:rsidRPr="00D45244">
                <w:rPr>
                  <w:rFonts w:ascii="Arial" w:eastAsia="Calibri" w:hAnsi="Arial" w:cs="Arial"/>
                  <w:b/>
                  <w:lang w:eastAsia="fr-FR"/>
                </w:rPr>
                <w:t>A</w:t>
              </w:r>
              <w:r w:rsidRPr="00D45244">
                <w:rPr>
                  <w:rFonts w:ascii="Arial" w:eastAsia="Calibri" w:hAnsi="Arial" w:cs="Arial"/>
                  <w:b/>
                  <w:bCs/>
                  <w:lang w:eastAsia="fr-FR"/>
                </w:rPr>
                <w:t xml:space="preserve">CQUISITION DE 100 % DES ACTIONS ÉMISES ET EN CIRCULATION DU CAPITAL-ACTIONS DE </w:t>
              </w:r>
            </w:ins>
            <w:ins w:id="43" w:author="Nazim Benimedourene" w:date="2024-06-08T11:12:00Z">
              <w:r w:rsidR="0005564A" w:rsidRPr="0005564A">
                <w:rPr>
                  <w:rFonts w:ascii="Arial" w:eastAsia="Calibri" w:hAnsi="Arial" w:cs="Arial"/>
                  <w:b/>
                  <w:bCs/>
                  <w:lang w:eastAsia="fr-FR"/>
                </w:rPr>
                <w:t>CITÉ DENTAIRE ST-AUGUSTIN INC.</w:t>
              </w:r>
            </w:ins>
            <w:ins w:id="44" w:author="Nazim Benimedourene" w:date="2024-06-08T11:06:00Z">
              <w:r w:rsidRPr="00D45244">
                <w:rPr>
                  <w:rFonts w:ascii="Arial" w:eastAsia="Calibri" w:hAnsi="Arial" w:cs="Arial"/>
                  <w:lang w:eastAsia="fr-FR"/>
                </w:rPr>
                <w:t xml:space="preserve">  </w:t>
              </w:r>
              <w:r w:rsidRPr="00D45244">
                <w:rPr>
                  <w:rFonts w:ascii="Arial" w:eastAsia="Calibri" w:hAnsi="Arial" w:cs="Arial"/>
                  <w:lang w:eastAsia="fr-FR"/>
                </w:rPr>
                <w:br/>
              </w:r>
              <w:r w:rsidRPr="00D45244">
                <w:rPr>
                  <w:rFonts w:ascii="Arial" w:eastAsia="Calibri" w:hAnsi="Arial" w:cs="Arial"/>
                  <w:b/>
                  <w:bCs/>
                  <w:lang w:eastAsia="fr-FR"/>
                </w:rPr>
                <w:t xml:space="preserve">(CI-APRÈS LA « SOCIÉTÉ ») </w:t>
              </w:r>
            </w:ins>
          </w:p>
        </w:tc>
      </w:tr>
    </w:tbl>
    <w:p w14:paraId="03B54019" w14:textId="77777777" w:rsidR="00CC6453" w:rsidRPr="00CC6453" w:rsidRDefault="00CC6453" w:rsidP="00CC6453">
      <w:pPr>
        <w:jc w:val="center"/>
        <w:rPr>
          <w:lang w:val="fr-FR"/>
        </w:rPr>
      </w:pPr>
    </w:p>
    <w:p w14:paraId="059295DE" w14:textId="31D5946F" w:rsidR="00E0187D" w:rsidRDefault="00B9319F">
      <w:pPr>
        <w:rPr>
          <w:ins w:id="45" w:author="Nazim Benimedourene" w:date="2024-06-08T11:03:00Z"/>
        </w:rPr>
      </w:pPr>
      <w:ins w:id="46" w:author="Nazim Benimedourene" w:date="2024-06-08T10:53:00Z">
        <w:r>
          <w:t xml:space="preserve">La </w:t>
        </w:r>
        <w:r w:rsidR="002A439E">
          <w:t>présente lettre d’intention a pour objet de vous confirmer l’</w:t>
        </w:r>
      </w:ins>
      <w:ins w:id="47" w:author="Nazim Benimedourene" w:date="2024-06-08T10:54:00Z">
        <w:r w:rsidR="00CA1759">
          <w:t>intérêt</w:t>
        </w:r>
      </w:ins>
      <w:ins w:id="48" w:author="Nazim Benimedourene" w:date="2024-06-08T10:53:00Z">
        <w:r w:rsidR="002A439E">
          <w:t xml:space="preserve"> de</w:t>
        </w:r>
        <w:r w:rsidR="00CA1759">
          <w:t>s sou</w:t>
        </w:r>
      </w:ins>
      <w:ins w:id="49" w:author="Nazim Benimedourene" w:date="2024-06-08T10:54:00Z">
        <w:r w:rsidR="00CA1759">
          <w:t>ssignés, F</w:t>
        </w:r>
        <w:r w:rsidR="00BD7FF8">
          <w:t>elix Hamel, Karine Deg</w:t>
        </w:r>
      </w:ins>
      <w:ins w:id="50" w:author="Nazim Benimedourene" w:date="2024-06-08T10:55:00Z">
        <w:r w:rsidR="00BD7FF8">
          <w:t>ré</w:t>
        </w:r>
        <w:r w:rsidR="00877B14">
          <w:t xml:space="preserve">, pour et au nom d’une société </w:t>
        </w:r>
        <w:r w:rsidR="009E2E7D">
          <w:t>à</w:t>
        </w:r>
        <w:r w:rsidR="00877B14">
          <w:t xml:space="preserve"> </w:t>
        </w:r>
        <w:r w:rsidR="009E2E7D">
          <w:t>être</w:t>
        </w:r>
        <w:r w:rsidR="00877B14">
          <w:t xml:space="preserve"> crée</w:t>
        </w:r>
        <w:r w:rsidR="009E2E7D">
          <w:t xml:space="preserve"> </w:t>
        </w:r>
      </w:ins>
      <w:ins w:id="51" w:author="Nazim Benimedourene" w:date="2024-06-08T10:56:00Z">
        <w:r w:rsidR="009E2E7D">
          <w:t>(</w:t>
        </w:r>
      </w:ins>
      <w:ins w:id="52" w:author="Nazim Benimedourene" w:date="2024-06-08T10:57:00Z">
        <w:r w:rsidR="006E3E06" w:rsidRPr="00E91807">
          <w:rPr>
            <w:rFonts w:ascii="Arial" w:hAnsi="Arial" w:cs="Arial"/>
          </w:rPr>
          <w:t>ci-ap</w:t>
        </w:r>
        <w:r w:rsidR="006E3E06">
          <w:rPr>
            <w:rFonts w:ascii="Arial" w:hAnsi="Arial" w:cs="Arial"/>
          </w:rPr>
          <w:t>rès</w:t>
        </w:r>
      </w:ins>
      <w:ins w:id="53" w:author="Nazim Benimedourene" w:date="2024-06-08T10:56:00Z">
        <w:r w:rsidR="009F0AD6" w:rsidRPr="00E91807">
          <w:rPr>
            <w:rFonts w:ascii="Arial" w:hAnsi="Arial" w:cs="Arial"/>
          </w:rPr>
          <w:t xml:space="preserve"> l’ « </w:t>
        </w:r>
        <w:proofErr w:type="spellStart"/>
        <w:r w:rsidR="009F0AD6" w:rsidRPr="00E91807">
          <w:rPr>
            <w:rFonts w:ascii="Arial" w:hAnsi="Arial" w:cs="Arial"/>
            <w:b/>
          </w:rPr>
          <w:t>A</w:t>
        </w:r>
      </w:ins>
      <w:ins w:id="54" w:author="Nazim Benimedourene" w:date="2024-06-08T10:57:00Z">
        <w:r w:rsidR="009F0AD6">
          <w:rPr>
            <w:rFonts w:ascii="Arial" w:hAnsi="Arial" w:cs="Arial"/>
            <w:b/>
          </w:rPr>
          <w:t>quéreur</w:t>
        </w:r>
      </w:ins>
      <w:proofErr w:type="spellEnd"/>
      <w:ins w:id="55" w:author="Nazim Benimedourene" w:date="2024-06-08T10:56:00Z">
        <w:r w:rsidR="009F0AD6" w:rsidRPr="00E91807">
          <w:rPr>
            <w:rFonts w:ascii="Arial" w:hAnsi="Arial" w:cs="Arial"/>
          </w:rPr>
          <w:t xml:space="preserve"> ») </w:t>
        </w:r>
      </w:ins>
      <w:ins w:id="56" w:author="Nazim Benimedourene" w:date="2024-06-08T10:58:00Z">
        <w:r w:rsidR="006E0AD2">
          <w:rPr>
            <w:rFonts w:ascii="Arial" w:hAnsi="Arial" w:cs="Arial"/>
          </w:rPr>
          <w:t xml:space="preserve">d’acquérir la totalité des actions émises et en circulation </w:t>
        </w:r>
      </w:ins>
      <w:ins w:id="57" w:author="Nazim Benimedourene" w:date="2024-06-08T10:59:00Z">
        <w:r w:rsidR="00512ED7">
          <w:rPr>
            <w:rFonts w:ascii="Arial" w:hAnsi="Arial" w:cs="Arial"/>
          </w:rPr>
          <w:t>du capital-actions de la Société (</w:t>
        </w:r>
        <w:r w:rsidR="0058300A">
          <w:rPr>
            <w:rFonts w:ascii="Arial" w:hAnsi="Arial" w:cs="Arial"/>
          </w:rPr>
          <w:t>l</w:t>
        </w:r>
        <w:r w:rsidR="0058300A" w:rsidRPr="00E91807">
          <w:rPr>
            <w:rFonts w:ascii="Arial" w:hAnsi="Arial" w:cs="Arial"/>
          </w:rPr>
          <w:t>es « </w:t>
        </w:r>
        <w:r w:rsidR="0058300A" w:rsidRPr="00E91807">
          <w:rPr>
            <w:rFonts w:ascii="Arial" w:hAnsi="Arial" w:cs="Arial"/>
            <w:b/>
          </w:rPr>
          <w:t>Actions visées</w:t>
        </w:r>
        <w:r w:rsidR="0058300A" w:rsidRPr="00E91807">
          <w:rPr>
            <w:rFonts w:ascii="Arial" w:hAnsi="Arial" w:cs="Arial"/>
          </w:rPr>
          <w:t> »)</w:t>
        </w:r>
      </w:ins>
      <w:ins w:id="58" w:author="Nazim Benimedourene" w:date="2024-06-08T11:00:00Z">
        <w:r w:rsidR="00FC400E">
          <w:rPr>
            <w:rFonts w:ascii="Arial" w:hAnsi="Arial" w:cs="Arial"/>
          </w:rPr>
          <w:t xml:space="preserve"> exploitant une cl</w:t>
        </w:r>
        <w:r w:rsidR="004E6209">
          <w:rPr>
            <w:rFonts w:ascii="Arial" w:hAnsi="Arial" w:cs="Arial"/>
          </w:rPr>
          <w:t xml:space="preserve">inique dentaire </w:t>
        </w:r>
      </w:ins>
      <w:ins w:id="59" w:author="Nazim Benimedourene" w:date="2024-06-08T11:01:00Z">
        <w:r w:rsidR="004E6209">
          <w:rPr>
            <w:rFonts w:ascii="Arial" w:hAnsi="Arial" w:cs="Arial"/>
          </w:rPr>
          <w:t xml:space="preserve">située </w:t>
        </w:r>
      </w:ins>
      <w:ins w:id="60" w:author="Nazim Benimedourene" w:date="2024-06-08T11:00:00Z">
        <w:r w:rsidR="004E6209">
          <w:rPr>
            <w:rFonts w:ascii="Arial" w:hAnsi="Arial" w:cs="Arial"/>
          </w:rPr>
          <w:t xml:space="preserve">au </w:t>
        </w:r>
      </w:ins>
      <w:ins w:id="61" w:author="Nazim Benimedourene" w:date="2024-06-08T11:01:00Z">
        <w:r w:rsidR="004E6209" w:rsidRPr="00CC6453">
          <w:t>8291 Rue Saint-Jacques, Suite 201, Mirabel, Québec J7N 1W7 (ci-après l</w:t>
        </w:r>
      </w:ins>
      <w:ins w:id="62" w:author="Nazim Benimedourene" w:date="2024-06-08T11:02:00Z">
        <w:r w:rsidR="006D7E8C">
          <w:t>es</w:t>
        </w:r>
      </w:ins>
      <w:ins w:id="63" w:author="Nazim Benimedourene" w:date="2024-06-08T11:01:00Z">
        <w:r w:rsidR="004E6209" w:rsidRPr="00CC6453">
          <w:t xml:space="preserve"> « </w:t>
        </w:r>
      </w:ins>
      <w:ins w:id="64" w:author="Nazim Benimedourene" w:date="2024-06-08T11:02:00Z">
        <w:r w:rsidR="006D7E8C">
          <w:t>Tran</w:t>
        </w:r>
        <w:r w:rsidR="00D67AF3">
          <w:t>sactions visées</w:t>
        </w:r>
      </w:ins>
      <w:ins w:id="65" w:author="Nazim Benimedourene" w:date="2024-06-08T11:01:00Z">
        <w:r w:rsidR="004E6209" w:rsidRPr="00CC6453">
          <w:t xml:space="preserve"> »)</w:t>
        </w:r>
      </w:ins>
      <w:ins w:id="66" w:author="Nazim Benimedourene" w:date="2024-06-08T11:02:00Z">
        <w:r w:rsidR="00D67AF3">
          <w:t xml:space="preserve">, le tout sujet aux termes et </w:t>
        </w:r>
      </w:ins>
      <w:ins w:id="67" w:author="Nazim Benimedourene" w:date="2024-06-08T11:15:00Z">
        <w:r w:rsidR="004E3A23">
          <w:t>conditions</w:t>
        </w:r>
      </w:ins>
      <w:ins w:id="68" w:author="Nazim Benimedourene" w:date="2024-06-08T11:02:00Z">
        <w:r w:rsidR="00D67AF3">
          <w:t xml:space="preserve"> de</w:t>
        </w:r>
        <w:r w:rsidR="00585460">
          <w:t xml:space="preserve"> la prés</w:t>
        </w:r>
      </w:ins>
      <w:ins w:id="69" w:author="Nazim Benimedourene" w:date="2024-06-08T11:03:00Z">
        <w:r w:rsidR="00585460">
          <w:t>ente lettre.</w:t>
        </w:r>
      </w:ins>
      <w:commentRangeStart w:id="70"/>
      <w:del w:id="71" w:author="Nazim Benimedourene" w:date="2024-06-08T10:57:00Z">
        <w:r w:rsidR="00CC6453" w:rsidRPr="00CC6453" w:rsidDel="006E3E06">
          <w:delText>Par la présente, nous, Felix Hamel, Karine Degré et/ou Cie (soit directement, soit par le biais de l’une ou l’autre de nos filiales spécifiquement désignées à cet effet, cette entité étant ci-après dénommée « l’Acquéreur » ou « nous »),</w:delText>
        </w:r>
        <w:commentRangeEnd w:id="70"/>
        <w:r w:rsidR="00CD0DD0" w:rsidDel="006E3E06">
          <w:rPr>
            <w:rStyle w:val="Marquedecommentaire"/>
          </w:rPr>
          <w:commentReference w:id="70"/>
        </w:r>
        <w:r w:rsidR="00CC6453" w:rsidRPr="00CC6453" w:rsidDel="006E3E06">
          <w:delText xml:space="preserve"> </w:delText>
        </w:r>
      </w:del>
      <w:del w:id="72" w:author="Nazim Benimedourene" w:date="2024-06-08T11:03:00Z">
        <w:r w:rsidR="00CC6453" w:rsidRPr="00CC6453" w:rsidDel="00585460">
          <w:delText>souhaitons vous faire part de notre intention d’acquérir la pratique dentaire de Dre Micheline Salloum, exerçant sous le nom de Cité Dentaire Dre Micheline Salloum (Cité Dentaire St-Augustin), située au 8291 Rue Saint-Jacques, Suite 201, Mirabel, Québec J7N 1W7 (ci-après dénommée la « Pratique »). Cette lettre d’intention a pour but de confirmer notre compréhension mutuelle concernant ladite acquisition. Nous nous engageons à respecter les termes et conditions qui seront établis dans le contrat d’acquisition final</w:delText>
        </w:r>
        <w:r w:rsidR="00CC6453" w:rsidDel="00585460">
          <w:delText>.</w:delText>
        </w:r>
      </w:del>
    </w:p>
    <w:p w14:paraId="00AA0B13" w14:textId="0850F577" w:rsidR="000A3673" w:rsidRDefault="00587E28">
      <w:ins w:id="73" w:author="Nazim Benimedourene" w:date="2024-06-08T11:03:00Z">
        <w:r>
          <w:t>Sur la base</w:t>
        </w:r>
      </w:ins>
      <w:ins w:id="74" w:author="Nazim Benimedourene" w:date="2024-06-08T11:04:00Z">
        <w:r>
          <w:t xml:space="preserve"> des discussions que nous avons eues et de l’information</w:t>
        </w:r>
        <w:r w:rsidR="002D020F">
          <w:t xml:space="preserve"> préliminaire à notre disposition, les modalit</w:t>
        </w:r>
      </w:ins>
      <w:ins w:id="75" w:author="Nazim Benimedourene" w:date="2024-06-08T11:05:00Z">
        <w:r w:rsidR="002D020F">
          <w:t>és principales des Transactions</w:t>
        </w:r>
        <w:r w:rsidR="00CE59FC">
          <w:t xml:space="preserve"> visées seraient les suivantes : </w:t>
        </w:r>
      </w:ins>
    </w:p>
    <w:p w14:paraId="5BEA1A5C" w14:textId="1FBF3B87" w:rsidR="00CC6453" w:rsidDel="000A3673" w:rsidRDefault="00CC6453">
      <w:pPr>
        <w:rPr>
          <w:del w:id="76" w:author="Nazim Benimedourene" w:date="2024-06-08T11:03:00Z"/>
        </w:rPr>
      </w:pPr>
      <w:del w:id="77" w:author="Nazim Benimedourene" w:date="2024-06-08T11:03:00Z">
        <w:r w:rsidRPr="00CC6453" w:rsidDel="000A3673">
          <w:delText>Nous reconnaissons que la Pratique est indirectement gérée par Dre Salloum, par le biais de la société Dre Micheline Salloum Inc. (ci-après dénommée la « Société » et, conjointement avec Dre Salloum, les « Vendeurs »). La présente Lettre d’intention définit certaines conditions relatives à l’acquisition potentielle de la Pratique des Vendeurs par nous (ci-après dénommée la « Transaction envisagée »).</w:delText>
        </w:r>
      </w:del>
    </w:p>
    <w:p w14:paraId="10A0C939" w14:textId="77777777" w:rsidR="00CC6453" w:rsidRDefault="00CC6453"/>
    <w:p w14:paraId="0AA07C94" w14:textId="49D80106" w:rsidR="00CC6453" w:rsidRPr="00C5576F" w:rsidRDefault="00CC6453" w:rsidP="00CC6453">
      <w:pPr>
        <w:pStyle w:val="Paragraphedeliste"/>
        <w:numPr>
          <w:ilvl w:val="0"/>
          <w:numId w:val="1"/>
        </w:numPr>
        <w:ind w:left="284" w:hanging="284"/>
        <w:rPr>
          <w:b/>
          <w:bCs/>
        </w:rPr>
      </w:pPr>
      <w:r w:rsidRPr="00C5576F">
        <w:rPr>
          <w:b/>
          <w:bCs/>
        </w:rPr>
        <w:t>Accords Définitifs </w:t>
      </w:r>
    </w:p>
    <w:p w14:paraId="5F115476" w14:textId="77777777" w:rsidR="00CC6453" w:rsidRDefault="00CC6453" w:rsidP="00CC6453">
      <w:pPr>
        <w:pStyle w:val="Paragraphedeliste"/>
        <w:ind w:left="284"/>
      </w:pPr>
    </w:p>
    <w:p w14:paraId="6AB60C79" w14:textId="731F161E" w:rsidR="00CC6453" w:rsidRDefault="00CC6453" w:rsidP="00CC6453">
      <w:pPr>
        <w:pStyle w:val="Paragraphedeliste"/>
        <w:ind w:left="0"/>
      </w:pPr>
      <w:r w:rsidRPr="00CC6453">
        <w:t xml:space="preserve">Nous proposons d’établir un accord définitif et obligatoire avec les Vendeurs pour l’acquisition de la Pratique (ci-après dénommée la « Convention d’Acquisition »), ainsi que les autres accords connexes nécessaires pour finaliser la Transaction envisagée, y compris notamment : (i) </w:t>
      </w:r>
      <w:commentRangeStart w:id="78"/>
      <w:commentRangeStart w:id="79"/>
      <w:r w:rsidRPr="00CC6453">
        <w:t xml:space="preserve">Un accord de services avec Dre </w:t>
      </w:r>
      <w:proofErr w:type="spellStart"/>
      <w:r w:rsidRPr="00CC6453">
        <w:t>Salloum</w:t>
      </w:r>
      <w:proofErr w:type="spellEnd"/>
      <w:r w:rsidRPr="00CC6453">
        <w:t xml:space="preserve">, </w:t>
      </w:r>
      <w:commentRangeEnd w:id="78"/>
      <w:r w:rsidR="00F15D1D">
        <w:rPr>
          <w:rStyle w:val="Marquedecommentaire"/>
        </w:rPr>
        <w:commentReference w:id="78"/>
      </w:r>
      <w:commentRangeEnd w:id="79"/>
      <w:r w:rsidR="00D858CD">
        <w:rPr>
          <w:rStyle w:val="Marquedecommentaire"/>
        </w:rPr>
        <w:commentReference w:id="79"/>
      </w:r>
      <w:r w:rsidRPr="00CC6453">
        <w:t xml:space="preserve">conformément à </w:t>
      </w:r>
      <w:r w:rsidRPr="00C3139D">
        <w:rPr>
          <w:highlight w:val="yellow"/>
        </w:rPr>
        <w:t>l’article 7.2</w:t>
      </w:r>
      <w:r w:rsidRPr="00CC6453">
        <w:t xml:space="preserve"> ci-dessous (ci-après dénommé la « Convention de Services ») ; et (ii) </w:t>
      </w:r>
      <w:commentRangeStart w:id="80"/>
      <w:commentRangeStart w:id="81"/>
      <w:r w:rsidRPr="00CC6453">
        <w:t xml:space="preserve">Une cession de bail ou un nouveau bail avec l’Acquéreur concernant les locaux où la Pratique est située et opère (ci-après dénommé le « Bail »), </w:t>
      </w:r>
      <w:commentRangeEnd w:id="80"/>
      <w:r w:rsidR="0079217C">
        <w:rPr>
          <w:rStyle w:val="Marquedecommentaire"/>
        </w:rPr>
        <w:commentReference w:id="80"/>
      </w:r>
      <w:commentRangeEnd w:id="81"/>
      <w:r w:rsidR="00CE1C62">
        <w:rPr>
          <w:rStyle w:val="Marquedecommentaire"/>
        </w:rPr>
        <w:commentReference w:id="81"/>
      </w:r>
      <w:r w:rsidRPr="00CC6453">
        <w:t xml:space="preserve">respectant le même bail avec le groupe FMR </w:t>
      </w:r>
      <w:proofErr w:type="spellStart"/>
      <w:r w:rsidRPr="00CC6453">
        <w:t>inc.</w:t>
      </w:r>
      <w:proofErr w:type="spellEnd"/>
      <w:r w:rsidRPr="00CC6453">
        <w:t>, qui est le bailleur. (Collectivement avec la Convention d’Acquisition, les « Accords Définitifs »).</w:t>
      </w:r>
    </w:p>
    <w:p w14:paraId="1B8C70B8" w14:textId="77777777" w:rsidR="00CC6453" w:rsidRDefault="00CC6453" w:rsidP="00CC6453">
      <w:pPr>
        <w:pStyle w:val="Paragraphedeliste"/>
        <w:ind w:left="0"/>
      </w:pPr>
    </w:p>
    <w:p w14:paraId="7CBE2C07" w14:textId="26ABF27E" w:rsidR="00CC6453" w:rsidRPr="00C5576F" w:rsidRDefault="00CC6453" w:rsidP="00CC6453">
      <w:pPr>
        <w:pStyle w:val="Paragraphedeliste"/>
        <w:numPr>
          <w:ilvl w:val="0"/>
          <w:numId w:val="1"/>
        </w:numPr>
        <w:ind w:left="284" w:hanging="284"/>
        <w:rPr>
          <w:b/>
          <w:bCs/>
        </w:rPr>
      </w:pPr>
      <w:r w:rsidRPr="00C5576F">
        <w:rPr>
          <w:b/>
          <w:bCs/>
        </w:rPr>
        <w:t>Conditions Préliminaires à la Transaction Envisagée </w:t>
      </w:r>
    </w:p>
    <w:p w14:paraId="60484BA2" w14:textId="77777777" w:rsidR="00CC6453" w:rsidRDefault="00CC6453" w:rsidP="00CC6453">
      <w:pPr>
        <w:pStyle w:val="Paragraphedeliste"/>
        <w:ind w:left="284"/>
      </w:pPr>
    </w:p>
    <w:p w14:paraId="6B17F1D8" w14:textId="77777777" w:rsidR="00CC6453" w:rsidRDefault="00CC6453" w:rsidP="00CC6453">
      <w:pPr>
        <w:pStyle w:val="Paragraphedeliste"/>
        <w:ind w:left="0"/>
      </w:pPr>
      <w:r w:rsidRPr="00CC6453">
        <w:t xml:space="preserve">La finalisation de la Transaction envisagée est soumise aux conditions suivantes : </w:t>
      </w:r>
    </w:p>
    <w:p w14:paraId="5D84B0D7" w14:textId="77777777" w:rsidR="00CC6453" w:rsidRDefault="00CC6453" w:rsidP="00CC6453">
      <w:pPr>
        <w:pStyle w:val="Paragraphedeliste"/>
        <w:ind w:left="0"/>
      </w:pPr>
    </w:p>
    <w:p w14:paraId="4752029D" w14:textId="303B0C6A" w:rsidR="00CC6453" w:rsidRPr="00CC6453" w:rsidRDefault="00CC6453" w:rsidP="00CC6453">
      <w:pPr>
        <w:pStyle w:val="Paragraphedeliste"/>
        <w:numPr>
          <w:ilvl w:val="0"/>
          <w:numId w:val="2"/>
        </w:numPr>
      </w:pPr>
      <w:r w:rsidRPr="00CC6453">
        <w:t xml:space="preserve">L’acceptation et la signature de cette Lettre d’intention par </w:t>
      </w:r>
      <w:commentRangeStart w:id="82"/>
      <w:r w:rsidRPr="00CC6453">
        <w:t xml:space="preserve">les Vendeurs </w:t>
      </w:r>
      <w:commentRangeEnd w:id="82"/>
      <w:r w:rsidR="00692921">
        <w:rPr>
          <w:rStyle w:val="Marquedecommentaire"/>
        </w:rPr>
        <w:commentReference w:id="82"/>
      </w:r>
      <w:r w:rsidRPr="00CC6453">
        <w:t xml:space="preserve">au plus tard le 26 mai 2024 ; </w:t>
      </w:r>
    </w:p>
    <w:p w14:paraId="41BC47CD" w14:textId="57D5FECA" w:rsidR="00CC6453" w:rsidRDefault="00CC6453" w:rsidP="00CC6453">
      <w:pPr>
        <w:pStyle w:val="Paragraphedeliste"/>
        <w:numPr>
          <w:ilvl w:val="0"/>
          <w:numId w:val="2"/>
        </w:numPr>
      </w:pPr>
      <w:r w:rsidRPr="00CC6453">
        <w:t>L’achèvement du processus de vérification diligente concernant la Pratique, à notre entière satisfaction ;</w:t>
      </w:r>
    </w:p>
    <w:p w14:paraId="53E17026" w14:textId="79A5C7F2" w:rsidR="00CC6453" w:rsidRPr="00CC6453" w:rsidRDefault="00CC6453" w:rsidP="00CC6453">
      <w:pPr>
        <w:pStyle w:val="Paragraphedeliste"/>
        <w:numPr>
          <w:ilvl w:val="0"/>
          <w:numId w:val="2"/>
        </w:numPr>
      </w:pPr>
      <w:r w:rsidRPr="00CC6453">
        <w:t xml:space="preserve"> Dans le cadre d’une offre d’achat, les conditions doivent être acceptables </w:t>
      </w:r>
      <w:commentRangeStart w:id="83"/>
      <w:r w:rsidRPr="00CC6453">
        <w:t>pour les deux parties de manière définitive,</w:t>
      </w:r>
      <w:commentRangeEnd w:id="83"/>
      <w:r w:rsidR="0035458B">
        <w:rPr>
          <w:rStyle w:val="Marquedecommentaire"/>
        </w:rPr>
        <w:commentReference w:id="83"/>
      </w:r>
      <w:r w:rsidRPr="00CC6453">
        <w:t xml:space="preserve"> ainsi que tous les autres documents qui pourraient raisonnablement être exigés par les parties.</w:t>
      </w:r>
    </w:p>
    <w:p w14:paraId="6424C473" w14:textId="77777777" w:rsidR="00CC6453" w:rsidRDefault="00CC6453" w:rsidP="00CC6453">
      <w:pPr>
        <w:pStyle w:val="Paragraphedeliste"/>
        <w:ind w:left="0"/>
      </w:pPr>
    </w:p>
    <w:p w14:paraId="720C12AA" w14:textId="77777777" w:rsidR="00CC6453" w:rsidRPr="00CC6453" w:rsidRDefault="00CC6453" w:rsidP="00CC6453">
      <w:pPr>
        <w:pStyle w:val="Paragraphedeliste"/>
        <w:ind w:left="0"/>
      </w:pPr>
    </w:p>
    <w:p w14:paraId="7FF5ECA1" w14:textId="77777777" w:rsidR="00C3139D" w:rsidRPr="00C5576F" w:rsidRDefault="00C3139D">
      <w:pPr>
        <w:rPr>
          <w:b/>
          <w:bCs/>
        </w:rPr>
      </w:pPr>
      <w:r w:rsidRPr="00C5576F">
        <w:rPr>
          <w:b/>
          <w:bCs/>
        </w:rPr>
        <w:lastRenderedPageBreak/>
        <w:t xml:space="preserve">3. Prix </w:t>
      </w:r>
    </w:p>
    <w:p w14:paraId="13D63993" w14:textId="76E400D6" w:rsidR="00C3139D" w:rsidRPr="00C3139D" w:rsidRDefault="00C3139D">
      <w:pPr>
        <w:rPr>
          <w:rFonts w:ascii="Arial" w:hAnsi="Arial" w:cs="Arial"/>
        </w:rPr>
      </w:pPr>
      <w:r w:rsidRPr="00C5576F">
        <w:rPr>
          <w:rFonts w:ascii="Arial" w:hAnsi="Arial" w:cs="Arial"/>
          <w:b/>
          <w:bCs/>
        </w:rPr>
        <w:t>3.1</w:t>
      </w:r>
      <w:r w:rsidRPr="00C3139D">
        <w:rPr>
          <w:rFonts w:ascii="Arial" w:hAnsi="Arial" w:cs="Arial"/>
        </w:rPr>
        <w:t xml:space="preserve"> Le prix d’achat total proposé pour l’acquisition de la Pratique est fixé à </w:t>
      </w:r>
      <w:commentRangeStart w:id="84"/>
      <w:r w:rsidRPr="00C3139D">
        <w:rPr>
          <w:rFonts w:ascii="Arial" w:hAnsi="Arial" w:cs="Arial"/>
        </w:rPr>
        <w:t>2 500</w:t>
      </w:r>
      <w:r>
        <w:rPr>
          <w:rFonts w:ascii="Arial" w:hAnsi="Arial" w:cs="Arial"/>
        </w:rPr>
        <w:t> </w:t>
      </w:r>
      <w:r w:rsidRPr="00C3139D">
        <w:rPr>
          <w:rFonts w:ascii="Arial" w:hAnsi="Arial" w:cs="Arial"/>
        </w:rPr>
        <w:t>000</w:t>
      </w:r>
      <w:r>
        <w:rPr>
          <w:rFonts w:ascii="Arial" w:hAnsi="Arial" w:cs="Arial"/>
        </w:rPr>
        <w:t>$</w:t>
      </w:r>
      <w:r w:rsidRPr="00C3139D">
        <w:rPr>
          <w:rFonts w:ascii="Arial" w:hAnsi="Arial" w:cs="Arial"/>
        </w:rPr>
        <w:t xml:space="preserve"> (</w:t>
      </w:r>
      <w:r>
        <w:rPr>
          <w:rFonts w:ascii="Arial" w:hAnsi="Arial" w:cs="Arial"/>
        </w:rPr>
        <w:t>ci-après désigné le</w:t>
      </w:r>
      <w:proofErr w:type="gramStart"/>
      <w:r>
        <w:rPr>
          <w:rFonts w:ascii="Arial" w:hAnsi="Arial" w:cs="Arial"/>
        </w:rPr>
        <w:t xml:space="preserve"> </w:t>
      </w:r>
      <w:r w:rsidRPr="00C3139D">
        <w:rPr>
          <w:rFonts w:ascii="Arial" w:hAnsi="Arial" w:cs="Arial"/>
        </w:rPr>
        <w:t>«Prix</w:t>
      </w:r>
      <w:proofErr w:type="gramEnd"/>
      <w:r w:rsidRPr="00C3139D">
        <w:rPr>
          <w:rFonts w:ascii="Arial" w:hAnsi="Arial" w:cs="Arial"/>
        </w:rPr>
        <w:t xml:space="preserve"> d’achat»).</w:t>
      </w:r>
      <w:commentRangeEnd w:id="84"/>
      <w:r w:rsidR="00244941">
        <w:rPr>
          <w:rStyle w:val="Marquedecommentaire"/>
        </w:rPr>
        <w:commentReference w:id="84"/>
      </w:r>
    </w:p>
    <w:p w14:paraId="028B209E" w14:textId="1C4D9915" w:rsidR="00CC6453" w:rsidRPr="00C3139D" w:rsidRDefault="00C3139D">
      <w:r w:rsidRPr="00C5576F">
        <w:rPr>
          <w:b/>
          <w:bCs/>
        </w:rPr>
        <w:t>3.2</w:t>
      </w:r>
      <w:r>
        <w:t xml:space="preserve"> </w:t>
      </w:r>
      <w:commentRangeStart w:id="85"/>
      <w:r>
        <w:t xml:space="preserve">Un montant supplémentaire de </w:t>
      </w:r>
      <w:r w:rsidRPr="00C3139D">
        <w:t>250</w:t>
      </w:r>
      <w:r>
        <w:t>,</w:t>
      </w:r>
      <w:r w:rsidRPr="00C3139D">
        <w:t>000</w:t>
      </w:r>
      <w:r>
        <w:t>$</w:t>
      </w:r>
      <w:r w:rsidRPr="00C3139D">
        <w:t xml:space="preserve"> </w:t>
      </w:r>
      <w:commentRangeEnd w:id="85"/>
      <w:r w:rsidR="003E2FBD">
        <w:rPr>
          <w:rStyle w:val="Marquedecommentaire"/>
        </w:rPr>
        <w:commentReference w:id="85"/>
      </w:r>
      <w:r w:rsidRPr="00C3139D">
        <w:t>sera versé si le chiffre d’affaires de la Pratique atteint 2</w:t>
      </w:r>
      <w:r>
        <w:t> 500 000$</w:t>
      </w:r>
      <w:r w:rsidRPr="00C3139D">
        <w:t xml:space="preserve"> au cours des trois prochaines années. Si ce chiffre d’affaires n’est pas atteint, le montant supplémentaire sera calculé au prorata du chiffre d’affaires réalisé, avec un maximum de 250 000 $.</w:t>
      </w:r>
    </w:p>
    <w:p w14:paraId="5051F1A8" w14:textId="77777777" w:rsidR="00C3139D" w:rsidRPr="00C5576F" w:rsidRDefault="00C3139D">
      <w:pPr>
        <w:rPr>
          <w:b/>
          <w:bCs/>
        </w:rPr>
      </w:pPr>
      <w:r w:rsidRPr="00C5576F">
        <w:rPr>
          <w:b/>
          <w:bCs/>
        </w:rPr>
        <w:t>4. Actifs </w:t>
      </w:r>
    </w:p>
    <w:p w14:paraId="7C1CD88F" w14:textId="77777777" w:rsidR="00C3139D" w:rsidRDefault="00C3139D">
      <w:r w:rsidRPr="00C3139D">
        <w:t xml:space="preserve">À la Clôture (tel que défini ci-après) : </w:t>
      </w:r>
    </w:p>
    <w:p w14:paraId="77964877" w14:textId="5B66FA6F" w:rsidR="00C3139D" w:rsidRDefault="00C3139D" w:rsidP="00C3139D">
      <w:pPr>
        <w:pStyle w:val="Paragraphedeliste"/>
        <w:numPr>
          <w:ilvl w:val="0"/>
          <w:numId w:val="3"/>
        </w:numPr>
      </w:pPr>
      <w:commentRangeStart w:id="86"/>
      <w:r w:rsidRPr="00C3139D">
        <w:t xml:space="preserve">Tous les actifs actuellement utilisés par, et nécessaires à la continuité de la Pratique, devront être la propriété de la Société, libres et exempts de toute dette, hypothèque et autres charges, à l’exception de celles divulguées et expressément assumées par l’Acquéreur (lesquelles, pour plus de clarté, réduiront le Prix d’Achat sur une base d’un dollar pour un dollar) ; </w:t>
      </w:r>
      <w:commentRangeEnd w:id="86"/>
      <w:r w:rsidR="008E36CA">
        <w:rPr>
          <w:rStyle w:val="Marquedecommentaire"/>
        </w:rPr>
        <w:commentReference w:id="86"/>
      </w:r>
    </w:p>
    <w:p w14:paraId="369C1F5B" w14:textId="370FEB13" w:rsidR="00C3139D" w:rsidRDefault="00C3139D" w:rsidP="00C3139D">
      <w:pPr>
        <w:pStyle w:val="Paragraphedeliste"/>
        <w:numPr>
          <w:ilvl w:val="0"/>
          <w:numId w:val="3"/>
        </w:numPr>
      </w:pPr>
      <w:r w:rsidRPr="00C3139D">
        <w:t xml:space="preserve">Toutes les actions du capital-actions de la Société devront être acquises libres et exemptes de toute dette, hypothèque et autres charges ; </w:t>
      </w:r>
    </w:p>
    <w:p w14:paraId="24D081B2" w14:textId="0B4F3ECE" w:rsidR="00C3139D" w:rsidRDefault="00C3139D" w:rsidP="00C3139D">
      <w:pPr>
        <w:pStyle w:val="Paragraphedeliste"/>
        <w:numPr>
          <w:ilvl w:val="0"/>
          <w:numId w:val="3"/>
        </w:numPr>
      </w:pPr>
      <w:r w:rsidRPr="00C3139D">
        <w:t xml:space="preserve"> La Société ne devra avoir aucune dette, autre que des passifs encourus dans le cours normal des affaires et ceux divulgués à l’Acquéreur ; </w:t>
      </w:r>
    </w:p>
    <w:p w14:paraId="5507EFE8" w14:textId="037E47AB" w:rsidR="00CC6453" w:rsidRDefault="00C3139D" w:rsidP="00C3139D">
      <w:pPr>
        <w:pStyle w:val="Paragraphedeliste"/>
        <w:numPr>
          <w:ilvl w:val="0"/>
          <w:numId w:val="3"/>
        </w:numPr>
      </w:pPr>
      <w:r w:rsidRPr="00C3139D">
        <w:t xml:space="preserve"> Le fonds de roulement net de la Pratique devra totaliser au moins 1 $, composé des comptes recevables des patients, les charges payées d’avance, </w:t>
      </w:r>
      <w:commentRangeStart w:id="87"/>
      <w:r w:rsidRPr="00C3139D">
        <w:t xml:space="preserve">moins les comptes à payer et les revenus reportés. </w:t>
      </w:r>
      <w:commentRangeEnd w:id="87"/>
      <w:r w:rsidR="00AB7834">
        <w:rPr>
          <w:rStyle w:val="Marquedecommentaire"/>
        </w:rPr>
        <w:commentReference w:id="87"/>
      </w:r>
      <w:r w:rsidRPr="00C3139D">
        <w:t>Tout surplus de fonds de roulement cédé à la Clôture sera ajusté en faveur des Vendeurs, et tout manque à gagner, en faveur de l’Acquéreur.</w:t>
      </w:r>
    </w:p>
    <w:p w14:paraId="359511ED" w14:textId="77777777" w:rsidR="00C3139D" w:rsidRDefault="00C3139D" w:rsidP="00C3139D"/>
    <w:p w14:paraId="4171E14F" w14:textId="77777777" w:rsidR="00C5576F" w:rsidRPr="00C5576F" w:rsidRDefault="00C5576F" w:rsidP="00C3139D">
      <w:pPr>
        <w:rPr>
          <w:b/>
          <w:bCs/>
        </w:rPr>
      </w:pPr>
      <w:r w:rsidRPr="00C5576F">
        <w:rPr>
          <w:b/>
          <w:bCs/>
        </w:rPr>
        <w:t>5. Locaux Loués </w:t>
      </w:r>
    </w:p>
    <w:p w14:paraId="14096744" w14:textId="78B9F68A" w:rsidR="00C3139D" w:rsidRDefault="00C5576F" w:rsidP="00C3139D">
      <w:r w:rsidRPr="00C5576F">
        <w:rPr>
          <w:b/>
          <w:bCs/>
        </w:rPr>
        <w:t>5.1</w:t>
      </w:r>
      <w:r w:rsidRPr="00C5576F">
        <w:t xml:space="preserve"> </w:t>
      </w:r>
      <w:commentRangeStart w:id="88"/>
      <w:r w:rsidRPr="00C5576F">
        <w:t>Sous réserve de la finalisation de la Transaction envisagée et de l’achat du bâtiment par les Vendeurs, l’Acquéreur collaborera avec les Vendeurs pour la continuation du bail existant</w:t>
      </w:r>
      <w:commentRangeEnd w:id="88"/>
      <w:r w:rsidR="008E7CEB">
        <w:rPr>
          <w:rStyle w:val="Marquedecommentaire"/>
        </w:rPr>
        <w:commentReference w:id="88"/>
      </w:r>
      <w:r>
        <w:t>.</w:t>
      </w:r>
    </w:p>
    <w:p w14:paraId="61ECEC69" w14:textId="52567823" w:rsidR="00C5576F" w:rsidRPr="00C5576F" w:rsidRDefault="00C5576F" w:rsidP="00C3139D">
      <w:pPr>
        <w:rPr>
          <w:b/>
          <w:bCs/>
        </w:rPr>
      </w:pPr>
      <w:r w:rsidRPr="00C5576F">
        <w:rPr>
          <w:b/>
          <w:bCs/>
        </w:rPr>
        <w:t>6. Convention d’acquisition</w:t>
      </w:r>
    </w:p>
    <w:p w14:paraId="3D7AC64D" w14:textId="2A16448D" w:rsidR="004234C8" w:rsidRDefault="00C5576F" w:rsidP="00C3139D">
      <w:r w:rsidRPr="00C5576F">
        <w:rPr>
          <w:b/>
          <w:bCs/>
        </w:rPr>
        <w:t>6.1</w:t>
      </w:r>
      <w:r w:rsidRPr="00C5576F">
        <w:t xml:space="preserve"> La Convention d’Acquisition intégrera les termes et conditions habituellement associés à ce type de transaction, y compris en ce qui concerne </w:t>
      </w:r>
      <w:commentRangeStart w:id="89"/>
      <w:r w:rsidRPr="00C5576F">
        <w:t>les obligations d’indemnisation, une retenue sur le fonds de roulement (équivalente à 5% du Prix d’Achat) et des engagements de non-concurrence</w:t>
      </w:r>
      <w:r>
        <w:t>.</w:t>
      </w:r>
      <w:commentRangeEnd w:id="89"/>
      <w:r w:rsidR="004C382F">
        <w:rPr>
          <w:rStyle w:val="Marquedecommentaire"/>
        </w:rPr>
        <w:commentReference w:id="89"/>
      </w:r>
    </w:p>
    <w:p w14:paraId="3742228A" w14:textId="77777777" w:rsidR="004234C8" w:rsidRDefault="004234C8" w:rsidP="00C3139D"/>
    <w:p w14:paraId="162BFFE8" w14:textId="1DF33DEA" w:rsidR="00C5576F" w:rsidRPr="004234C8" w:rsidRDefault="00C5576F" w:rsidP="00C3139D">
      <w:pPr>
        <w:rPr>
          <w:b/>
          <w:bCs/>
        </w:rPr>
      </w:pPr>
      <w:r w:rsidRPr="004234C8">
        <w:rPr>
          <w:b/>
          <w:bCs/>
        </w:rPr>
        <w:t>7. Convention de services</w:t>
      </w:r>
    </w:p>
    <w:p w14:paraId="656ABDE3" w14:textId="77777777" w:rsidR="00C5576F" w:rsidRDefault="00C5576F" w:rsidP="00C5576F">
      <w:r w:rsidRPr="00C5576F">
        <w:rPr>
          <w:b/>
          <w:bCs/>
        </w:rPr>
        <w:t>7.1</w:t>
      </w:r>
      <w:r>
        <w:t xml:space="preserve"> </w:t>
      </w:r>
      <w:r w:rsidRPr="00C5576F">
        <w:t xml:space="preserve">En vertu des engagements restrictifs, Dre </w:t>
      </w:r>
      <w:proofErr w:type="spellStart"/>
      <w:r w:rsidRPr="00C5576F">
        <w:t>Salloum</w:t>
      </w:r>
      <w:proofErr w:type="spellEnd"/>
      <w:r w:rsidRPr="00C5576F">
        <w:t> ne pourra pas</w:t>
      </w:r>
      <w:r>
        <w:t> :</w:t>
      </w:r>
    </w:p>
    <w:p w14:paraId="5F85892C" w14:textId="089FC8A0" w:rsidR="004234C8" w:rsidRDefault="00C5576F" w:rsidP="004234C8">
      <w:pPr>
        <w:pStyle w:val="Paragraphedeliste"/>
        <w:numPr>
          <w:ilvl w:val="0"/>
          <w:numId w:val="6"/>
        </w:numPr>
      </w:pPr>
      <w:proofErr w:type="gramStart"/>
      <w:r w:rsidRPr="00C5576F">
        <w:t>participer</w:t>
      </w:r>
      <w:proofErr w:type="gramEnd"/>
      <w:r w:rsidRPr="00C5576F">
        <w:t xml:space="preserve"> à l’acquisition, la consolidation, et/ou la gestion d’entreprises de services dentaires</w:t>
      </w:r>
      <w:r w:rsidR="004234C8">
        <w:t>;</w:t>
      </w:r>
    </w:p>
    <w:p w14:paraId="6D7AA2C0" w14:textId="643872F6" w:rsidR="004234C8" w:rsidRDefault="00C5576F" w:rsidP="004234C8">
      <w:pPr>
        <w:pStyle w:val="Paragraphedeliste"/>
        <w:numPr>
          <w:ilvl w:val="0"/>
          <w:numId w:val="6"/>
        </w:numPr>
      </w:pPr>
      <w:proofErr w:type="gramStart"/>
      <w:r w:rsidRPr="00C5576F">
        <w:t>solliciter</w:t>
      </w:r>
      <w:proofErr w:type="gramEnd"/>
      <w:r w:rsidRPr="00C5576F">
        <w:t xml:space="preserve"> tout employé, patient ou source de références de la Pratique, et </w:t>
      </w:r>
    </w:p>
    <w:p w14:paraId="3CCC9FFC" w14:textId="22B0A36F" w:rsidR="004234C8" w:rsidRDefault="00C5576F" w:rsidP="004234C8">
      <w:pPr>
        <w:pStyle w:val="Paragraphedeliste"/>
        <w:numPr>
          <w:ilvl w:val="0"/>
          <w:numId w:val="6"/>
        </w:numPr>
      </w:pPr>
      <w:commentRangeStart w:id="90"/>
      <w:proofErr w:type="gramStart"/>
      <w:r w:rsidRPr="00C5576F">
        <w:lastRenderedPageBreak/>
        <w:t>fournir</w:t>
      </w:r>
      <w:proofErr w:type="gramEnd"/>
      <w:r w:rsidRPr="00C5576F">
        <w:t xml:space="preserve"> des services dentaires généraux ou spécialisés autrement que pour la Pratique. </w:t>
      </w:r>
      <w:commentRangeEnd w:id="90"/>
      <w:r w:rsidR="00050D0D">
        <w:rPr>
          <w:rStyle w:val="Marquedecommentaire"/>
        </w:rPr>
        <w:commentReference w:id="90"/>
      </w:r>
    </w:p>
    <w:p w14:paraId="1096F3BB" w14:textId="10EF9421" w:rsidR="00C5576F" w:rsidRPr="00C5576F" w:rsidRDefault="004234C8" w:rsidP="004234C8">
      <w:pPr>
        <w:ind w:left="360" w:hanging="360"/>
      </w:pPr>
      <w:r w:rsidRPr="004234C8">
        <w:rPr>
          <w:b/>
          <w:bCs/>
        </w:rPr>
        <w:t>7.2</w:t>
      </w:r>
      <w:r>
        <w:t xml:space="preserve"> </w:t>
      </w:r>
      <w:r w:rsidR="00C5576F" w:rsidRPr="00C5576F">
        <w:t xml:space="preserve">Ces restrictions s’appliqueront pendant la durée de la Convention de services et pour deux (2) ans par la suite. Dans le cas de (i), ces restrictions s’appliqueront dans la province de Québec, et dans le cas de (iii), elles s’appliqueront dans </w:t>
      </w:r>
      <w:commentRangeStart w:id="91"/>
      <w:r w:rsidR="00C5576F" w:rsidRPr="00C5576F">
        <w:t>un rayon de dix (10) kilomètres du lieu où la Pratique est située.</w:t>
      </w:r>
      <w:commentRangeEnd w:id="91"/>
      <w:r w:rsidR="00237099">
        <w:rPr>
          <w:rStyle w:val="Marquedecommentaire"/>
        </w:rPr>
        <w:commentReference w:id="91"/>
      </w:r>
    </w:p>
    <w:p w14:paraId="15446296" w14:textId="77777777" w:rsidR="004234C8" w:rsidRDefault="004234C8" w:rsidP="004234C8">
      <w:pPr>
        <w:ind w:left="426" w:hanging="426"/>
      </w:pPr>
      <w:r w:rsidRPr="004234C8">
        <w:rPr>
          <w:b/>
          <w:bCs/>
        </w:rPr>
        <w:t>7.3</w:t>
      </w:r>
      <w:r>
        <w:t xml:space="preserve">   </w:t>
      </w:r>
      <w:r w:rsidR="00C5576F" w:rsidRPr="00C5576F">
        <w:t xml:space="preserve">La Convention de services de Dre </w:t>
      </w:r>
      <w:proofErr w:type="spellStart"/>
      <w:r w:rsidR="00C5576F" w:rsidRPr="00C5576F">
        <w:t>Salloum</w:t>
      </w:r>
      <w:proofErr w:type="spellEnd"/>
      <w:r w:rsidR="00C5576F" w:rsidRPr="00C5576F">
        <w:t xml:space="preserve"> comprendra les termes et conditions suivants : </w:t>
      </w:r>
    </w:p>
    <w:p w14:paraId="432A3078" w14:textId="6F5D5FE7" w:rsidR="004234C8" w:rsidRDefault="004234C8" w:rsidP="004234C8">
      <w:pPr>
        <w:pStyle w:val="Paragraphedeliste"/>
        <w:numPr>
          <w:ilvl w:val="1"/>
          <w:numId w:val="6"/>
        </w:numPr>
      </w:pPr>
      <w:r>
        <w:t xml:space="preserve">(i) </w:t>
      </w:r>
      <w:r w:rsidR="00C5576F" w:rsidRPr="00C5576F">
        <w:t xml:space="preserve">Durée : </w:t>
      </w:r>
      <w:commentRangeStart w:id="92"/>
      <w:commentRangeStart w:id="93"/>
      <w:r w:rsidR="00C5576F" w:rsidRPr="00C5576F">
        <w:t>Deux (2) à Trois (3) ans,</w:t>
      </w:r>
      <w:commentRangeEnd w:id="92"/>
      <w:r w:rsidR="001B5A84">
        <w:rPr>
          <w:rStyle w:val="Marquedecommentaire"/>
        </w:rPr>
        <w:commentReference w:id="92"/>
      </w:r>
      <w:commentRangeEnd w:id="93"/>
      <w:r w:rsidR="00E15DC1">
        <w:rPr>
          <w:rStyle w:val="Marquedecommentaire"/>
        </w:rPr>
        <w:commentReference w:id="93"/>
      </w:r>
      <w:r w:rsidR="00C5576F" w:rsidRPr="00C5576F">
        <w:t xml:space="preserve"> basée sur l’horaire de travail actuel de Dre </w:t>
      </w:r>
      <w:proofErr w:type="spellStart"/>
      <w:r w:rsidR="00C5576F" w:rsidRPr="00C5576F">
        <w:t>Salloum</w:t>
      </w:r>
      <w:proofErr w:type="spellEnd"/>
      <w:r w:rsidR="00C5576F" w:rsidRPr="00C5576F">
        <w:t xml:space="preserve">, étant entendu que les parties auront la possibilité de prolonger la Convention de services avant l’expiration de ce terme, selon une entente mutuellement acceptable ; </w:t>
      </w:r>
    </w:p>
    <w:p w14:paraId="0A59FC4C" w14:textId="77777777" w:rsidR="004234C8" w:rsidRDefault="004234C8" w:rsidP="004234C8">
      <w:pPr>
        <w:pStyle w:val="Paragraphedeliste"/>
        <w:numPr>
          <w:ilvl w:val="1"/>
          <w:numId w:val="6"/>
        </w:numPr>
      </w:pPr>
    </w:p>
    <w:p w14:paraId="11591F40" w14:textId="77777777" w:rsidR="004234C8" w:rsidRDefault="004234C8" w:rsidP="004234C8">
      <w:pPr>
        <w:pStyle w:val="Paragraphedeliste"/>
      </w:pPr>
      <w:r>
        <w:t xml:space="preserve">(ii) </w:t>
      </w:r>
      <w:r w:rsidR="00C5576F" w:rsidRPr="00C5576F">
        <w:t xml:space="preserve">Dre </w:t>
      </w:r>
      <w:proofErr w:type="spellStart"/>
      <w:r w:rsidR="00C5576F" w:rsidRPr="00C5576F">
        <w:t>Salloum</w:t>
      </w:r>
      <w:proofErr w:type="spellEnd"/>
      <w:r w:rsidR="00C5576F" w:rsidRPr="00C5576F">
        <w:t xml:space="preserve"> sera responsable de maintenir une assurance responsabilité, du paiement des frais d’adhésion à toute association ou tout ordre professionnel, et de </w:t>
      </w:r>
      <w:commentRangeStart w:id="94"/>
      <w:r w:rsidR="00C5576F" w:rsidRPr="00C5576F">
        <w:t>son accréditation auprès de l’Ordre des dentistes du Québec pour 5 ans.</w:t>
      </w:r>
      <w:commentRangeEnd w:id="94"/>
      <w:r w:rsidR="00CF59C7">
        <w:rPr>
          <w:rStyle w:val="Marquedecommentaire"/>
        </w:rPr>
        <w:commentReference w:id="94"/>
      </w:r>
    </w:p>
    <w:p w14:paraId="4399DBB1" w14:textId="77777777" w:rsidR="004234C8" w:rsidRDefault="004234C8" w:rsidP="004234C8">
      <w:pPr>
        <w:pStyle w:val="Paragraphedeliste"/>
      </w:pPr>
    </w:p>
    <w:p w14:paraId="41CE97F8" w14:textId="77777777" w:rsidR="004234C8" w:rsidRPr="004234C8" w:rsidRDefault="004234C8" w:rsidP="004234C8">
      <w:pPr>
        <w:rPr>
          <w:b/>
          <w:bCs/>
        </w:rPr>
      </w:pPr>
      <w:r w:rsidRPr="004234C8">
        <w:rPr>
          <w:b/>
          <w:bCs/>
        </w:rPr>
        <w:t xml:space="preserve">8. Configuration de la Transaction Proposée </w:t>
      </w:r>
    </w:p>
    <w:p w14:paraId="31A610E7" w14:textId="5B67C777" w:rsidR="00C5576F" w:rsidRDefault="004234C8" w:rsidP="004234C8">
      <w:pPr>
        <w:ind w:left="284" w:hanging="284"/>
      </w:pPr>
      <w:r w:rsidRPr="004234C8">
        <w:rPr>
          <w:b/>
          <w:bCs/>
        </w:rPr>
        <w:t>8.1</w:t>
      </w:r>
      <w:r>
        <w:t xml:space="preserve"> </w:t>
      </w:r>
      <w:r w:rsidRPr="004234C8">
        <w:t xml:space="preserve">Il est impératif, selon notre modèle d’affaires, que le fonds de commerce professionnel de la Pratique soit acquis indépendamment des autres actifs de la Pratique. </w:t>
      </w:r>
      <w:commentRangeStart w:id="95"/>
      <w:commentRangeStart w:id="96"/>
      <w:commentRangeStart w:id="97"/>
      <w:commentRangeStart w:id="98"/>
      <w:r w:rsidRPr="004234C8">
        <w:t xml:space="preserve">L’Acquéreur s’engage à travailler conjointement avec Dre </w:t>
      </w:r>
      <w:proofErr w:type="spellStart"/>
      <w:r w:rsidRPr="004234C8">
        <w:t>Salloum</w:t>
      </w:r>
      <w:proofErr w:type="spellEnd"/>
      <w:r w:rsidRPr="004234C8">
        <w:t xml:space="preserve"> et ses conseillers pour élaborer la structure de la Transaction proposée ainsi que les Accords définitifs, de manière à tenir compte de manière appropriée de toutes les implications fiscales associées</w:t>
      </w:r>
      <w:commentRangeEnd w:id="95"/>
      <w:r w:rsidR="0021290A">
        <w:rPr>
          <w:rStyle w:val="Marquedecommentaire"/>
        </w:rPr>
        <w:commentReference w:id="95"/>
      </w:r>
      <w:commentRangeEnd w:id="96"/>
      <w:r w:rsidR="003A4170">
        <w:rPr>
          <w:rStyle w:val="Marquedecommentaire"/>
        </w:rPr>
        <w:commentReference w:id="96"/>
      </w:r>
      <w:commentRangeEnd w:id="97"/>
      <w:r w:rsidR="00493A9C">
        <w:rPr>
          <w:rStyle w:val="Marquedecommentaire"/>
        </w:rPr>
        <w:commentReference w:id="97"/>
      </w:r>
      <w:commentRangeEnd w:id="98"/>
      <w:r w:rsidR="00587E4C">
        <w:rPr>
          <w:rStyle w:val="Marquedecommentaire"/>
        </w:rPr>
        <w:commentReference w:id="98"/>
      </w:r>
    </w:p>
    <w:p w14:paraId="65E84B02" w14:textId="77777777" w:rsidR="00DF6032" w:rsidRDefault="00DF6032" w:rsidP="004234C8">
      <w:pPr>
        <w:ind w:left="284" w:hanging="284"/>
      </w:pPr>
    </w:p>
    <w:p w14:paraId="6649094D" w14:textId="77777777" w:rsidR="00DF6032" w:rsidRPr="00DF6032" w:rsidRDefault="00DF6032" w:rsidP="00C3139D">
      <w:pPr>
        <w:rPr>
          <w:b/>
          <w:bCs/>
        </w:rPr>
      </w:pPr>
      <w:r w:rsidRPr="00DF6032">
        <w:rPr>
          <w:b/>
          <w:bCs/>
        </w:rPr>
        <w:t xml:space="preserve">9. Frais des Conseillers </w:t>
      </w:r>
    </w:p>
    <w:p w14:paraId="23352C9E" w14:textId="04B4B0CA" w:rsidR="00C5576F" w:rsidRDefault="00DF6032" w:rsidP="00DF6032">
      <w:pPr>
        <w:ind w:left="284" w:hanging="284"/>
      </w:pPr>
      <w:r w:rsidRPr="00DF6032">
        <w:rPr>
          <w:b/>
          <w:bCs/>
        </w:rPr>
        <w:t>9.1</w:t>
      </w:r>
      <w:r>
        <w:t xml:space="preserve"> </w:t>
      </w:r>
      <w:r w:rsidRPr="00DF6032">
        <w:t>Chaque partie impliquée dans la Transaction envisagée assumera la responsabilité des coûts et des honoraires des consultants et des tiers qu’elle engagera, ainsi que de toutes autres dépenses engagées dans le but de finaliser la Transaction envisagée</w:t>
      </w:r>
      <w:r>
        <w:t>.</w:t>
      </w:r>
    </w:p>
    <w:p w14:paraId="502B8259" w14:textId="77777777" w:rsidR="00DF6032" w:rsidRDefault="00DF6032" w:rsidP="00DF6032">
      <w:pPr>
        <w:ind w:left="284" w:hanging="284"/>
      </w:pPr>
    </w:p>
    <w:p w14:paraId="246DAB16" w14:textId="627F12CA" w:rsidR="00DF6032" w:rsidRPr="00DF6032" w:rsidRDefault="00DF6032" w:rsidP="00DF6032">
      <w:pPr>
        <w:ind w:left="284" w:hanging="284"/>
        <w:rPr>
          <w:b/>
          <w:bCs/>
        </w:rPr>
      </w:pPr>
      <w:r w:rsidRPr="00DF6032">
        <w:rPr>
          <w:b/>
          <w:bCs/>
        </w:rPr>
        <w:t>10. C</w:t>
      </w:r>
      <w:r>
        <w:rPr>
          <w:b/>
          <w:bCs/>
        </w:rPr>
        <w:t>lôture</w:t>
      </w:r>
    </w:p>
    <w:p w14:paraId="42C40D75" w14:textId="1281ECB0" w:rsidR="00DF6032" w:rsidRDefault="00DF6032" w:rsidP="00DF6032">
      <w:pPr>
        <w:ind w:left="426" w:hanging="426"/>
      </w:pPr>
      <w:r w:rsidRPr="00DF6032">
        <w:rPr>
          <w:b/>
          <w:bCs/>
        </w:rPr>
        <w:t>10.1</w:t>
      </w:r>
      <w:r>
        <w:t xml:space="preserve"> </w:t>
      </w:r>
      <w:proofErr w:type="gramStart"/>
      <w:r w:rsidRPr="00DF6032">
        <w:t>Suite à</w:t>
      </w:r>
      <w:proofErr w:type="gramEnd"/>
      <w:r w:rsidRPr="00DF6032">
        <w:t xml:space="preserve"> la signature de cette Lettre, les parties s’engageront à travailler avec diligence et en toute bonne foi pour finaliser les Accords définitifs, dans le but de réaliser la Transaction envisagée au </w:t>
      </w:r>
      <w:commentRangeStart w:id="99"/>
      <w:r w:rsidRPr="00DF6032">
        <w:t xml:space="preserve">plus tard le 24 septembre 2024, </w:t>
      </w:r>
      <w:commentRangeEnd w:id="99"/>
      <w:r w:rsidR="00DB1870">
        <w:rPr>
          <w:rStyle w:val="Marquedecommentaire"/>
        </w:rPr>
        <w:commentReference w:id="99"/>
      </w:r>
      <w:r w:rsidRPr="00DF6032">
        <w:t xml:space="preserve">sous réserve de la satisfaction des conditions nécessaires à la </w:t>
      </w:r>
      <w:r>
        <w:t>clôture</w:t>
      </w:r>
      <w:r w:rsidRPr="00DF6032">
        <w:t xml:space="preserve"> d’une transaction de ce type (la « C</w:t>
      </w:r>
      <w:r>
        <w:t>lôture</w:t>
      </w:r>
      <w:r w:rsidRPr="00DF6032">
        <w:t xml:space="preserve"> »)</w:t>
      </w:r>
    </w:p>
    <w:p w14:paraId="319B2687" w14:textId="77777777" w:rsidR="00DF6032" w:rsidRPr="00DF6032" w:rsidRDefault="00DF6032" w:rsidP="00DF6032">
      <w:pPr>
        <w:ind w:left="426" w:hanging="426"/>
        <w:rPr>
          <w:b/>
          <w:bCs/>
        </w:rPr>
      </w:pPr>
      <w:r w:rsidRPr="00DF6032">
        <w:rPr>
          <w:b/>
          <w:bCs/>
        </w:rPr>
        <w:t xml:space="preserve">11. Confidentialité de l’Information </w:t>
      </w:r>
    </w:p>
    <w:p w14:paraId="3B4EC85E" w14:textId="77777777" w:rsidR="00DF6032" w:rsidRDefault="00DF6032" w:rsidP="00DF6032">
      <w:pPr>
        <w:ind w:left="851" w:hanging="425"/>
      </w:pPr>
      <w:r w:rsidRPr="00DF6032">
        <w:rPr>
          <w:b/>
          <w:bCs/>
        </w:rPr>
        <w:t>11.1</w:t>
      </w:r>
      <w:r>
        <w:t xml:space="preserve"> </w:t>
      </w:r>
      <w:r w:rsidRPr="00DF6032">
        <w:t xml:space="preserve">Il est interdit à toutes les parties de divulguer toute information confidentielle relative à la Transaction envisagée, la Pratique, les Accords définitifs ou tout autre sujet abordé dans ce document, sauf dans les cas suivants : </w:t>
      </w:r>
    </w:p>
    <w:p w14:paraId="739EBF5D" w14:textId="77777777" w:rsidR="00DF6032" w:rsidRDefault="00DF6032" w:rsidP="00DF6032">
      <w:pPr>
        <w:ind w:left="851"/>
      </w:pPr>
      <w:r w:rsidRPr="00DF6032">
        <w:lastRenderedPageBreak/>
        <w:t>(i) toute information qui peut être divulguée avec le consentement préalable de l’autre partie ;</w:t>
      </w:r>
    </w:p>
    <w:p w14:paraId="6F4A8396" w14:textId="77777777" w:rsidR="00DF6032" w:rsidRDefault="00DF6032" w:rsidP="00DF6032">
      <w:pPr>
        <w:ind w:left="851"/>
      </w:pPr>
      <w:r w:rsidRPr="00DF6032">
        <w:t xml:space="preserve">(ii) toute information qui doit être divulguée en vertu de la loi ou d’un ordre ou décret gouvernemental ; </w:t>
      </w:r>
      <w:proofErr w:type="gramStart"/>
      <w:r w:rsidRPr="00DF6032">
        <w:t>ou</w:t>
      </w:r>
      <w:proofErr w:type="gramEnd"/>
      <w:r w:rsidRPr="00DF6032">
        <w:t xml:space="preserve"> </w:t>
      </w:r>
    </w:p>
    <w:p w14:paraId="4F0DE845" w14:textId="2C205430" w:rsidR="00DF6032" w:rsidRDefault="00DF6032" w:rsidP="00DF6032">
      <w:pPr>
        <w:ind w:left="851"/>
      </w:pPr>
      <w:r w:rsidRPr="00DF6032">
        <w:t>(iii) toute information qui peut être divulguée à ses conseillers professionnels et employés, uniquement lorsque cette divulgation est nécessaire pour négocier et conclure les Accords définitifs. Les Vendeurs reconnaissent et conviennent qu’ils sont informés, et qu’ils doivent informer leurs représentants au courant des questions faisant l’objet de cette Lettre, que les informations confidentielles de l’Acquéreur peuvent inclure des informations confidentielles significatives et que les lois sur les valeurs mobilières applicables imposent des restrictions sur la négociation de valeurs mobilières par les personnes en possession de ces informations et sur la communication de ces informations à toute autre personne.</w:t>
      </w:r>
    </w:p>
    <w:p w14:paraId="226871CE" w14:textId="77777777" w:rsidR="00DF6032" w:rsidRPr="00DF6032" w:rsidRDefault="00DF6032" w:rsidP="00DF6032">
      <w:pPr>
        <w:rPr>
          <w:b/>
          <w:bCs/>
        </w:rPr>
      </w:pPr>
    </w:p>
    <w:p w14:paraId="7880886D" w14:textId="77777777" w:rsidR="00DF6032" w:rsidRPr="00DF6032" w:rsidRDefault="00DF6032" w:rsidP="00DF6032">
      <w:pPr>
        <w:rPr>
          <w:b/>
          <w:bCs/>
        </w:rPr>
      </w:pPr>
      <w:r w:rsidRPr="00DF6032">
        <w:rPr>
          <w:b/>
          <w:bCs/>
        </w:rPr>
        <w:t xml:space="preserve">12. Exclusivité </w:t>
      </w:r>
    </w:p>
    <w:p w14:paraId="4A5C60DB" w14:textId="77777777" w:rsidR="00DF6032" w:rsidRDefault="00DF6032" w:rsidP="00DF6032">
      <w:pPr>
        <w:ind w:left="426" w:hanging="426"/>
      </w:pPr>
      <w:r w:rsidRPr="00DF6032">
        <w:rPr>
          <w:b/>
          <w:bCs/>
        </w:rPr>
        <w:t>12.1</w:t>
      </w:r>
      <w:r w:rsidRPr="00DF6032">
        <w:t xml:space="preserve"> Les Vendeurs reconnaissent et acceptent que le processus de diligence raisonnable envisagé par cette Lettre d’Intention nécessitera un investissement significatif en temps et en ressources financières de la part de l’Acquéreur. </w:t>
      </w:r>
      <w:commentRangeStart w:id="100"/>
      <w:r w:rsidRPr="00DF6032">
        <w:t xml:space="preserve">Par conséquent, les Vendeurs s’engagent à suspendre immédiatement et à mettre fin à toute négociation avec toute autre partie concernant une Transaction Alternative (tel que défini à l’article 12.2 ci-dessous). </w:t>
      </w:r>
      <w:commentRangeEnd w:id="100"/>
      <w:r w:rsidR="00CC0E8C">
        <w:rPr>
          <w:rStyle w:val="Marquedecommentaire"/>
        </w:rPr>
        <w:commentReference w:id="100"/>
      </w:r>
    </w:p>
    <w:p w14:paraId="61C6FD8F" w14:textId="75FEC870" w:rsidR="00DF6032" w:rsidRDefault="00DF6032" w:rsidP="00DF6032">
      <w:pPr>
        <w:ind w:left="426" w:hanging="426"/>
      </w:pPr>
      <w:r w:rsidRPr="00DF6032">
        <w:rPr>
          <w:b/>
          <w:bCs/>
        </w:rPr>
        <w:t>12.2</w:t>
      </w:r>
      <w:r w:rsidRPr="00DF6032">
        <w:t xml:space="preserve"> </w:t>
      </w:r>
      <w:commentRangeStart w:id="101"/>
      <w:r w:rsidRPr="00DF6032">
        <w:t xml:space="preserve">Pendant une période de 60 jours suivant la date d’acceptation de cette Lettre d’Intention (la « Période d’Exclusivité »), </w:t>
      </w:r>
      <w:commentRangeEnd w:id="101"/>
      <w:r w:rsidR="007A1F40">
        <w:rPr>
          <w:rStyle w:val="Marquedecommentaire"/>
        </w:rPr>
        <w:commentReference w:id="101"/>
      </w:r>
      <w:r w:rsidRPr="00DF6032">
        <w:t>les Vendeurs ne doivent pas proposer, annoncer à vendre, solliciter ou accepter toute offre d’acquisition de la Pratique ou des actifs de la Pratique, ni engager de négociation ou de discussion, ni fournir d’information à cet égard, avec toute autre personne ou entité (autre que l’Acquéreur et ses représentants) concernant toute vente, transfert, fusion ou autre disposition de la Pratique ou des actifs de la Pratique (une « Transaction Alternative »).</w:t>
      </w:r>
    </w:p>
    <w:p w14:paraId="2B892B88" w14:textId="77777777" w:rsidR="00FF1079" w:rsidRPr="00FF1079" w:rsidRDefault="00FF1079" w:rsidP="00DF6032">
      <w:pPr>
        <w:ind w:left="426" w:hanging="426"/>
        <w:rPr>
          <w:b/>
          <w:bCs/>
        </w:rPr>
      </w:pPr>
    </w:p>
    <w:p w14:paraId="6025AFA7" w14:textId="77777777" w:rsidR="00FF1079" w:rsidRPr="00FF1079" w:rsidRDefault="00FF1079" w:rsidP="00FF1079">
      <w:pPr>
        <w:ind w:left="426" w:hanging="426"/>
        <w:rPr>
          <w:b/>
          <w:bCs/>
        </w:rPr>
      </w:pPr>
      <w:r w:rsidRPr="00FF1079">
        <w:rPr>
          <w:b/>
          <w:bCs/>
        </w:rPr>
        <w:t xml:space="preserve">13. </w:t>
      </w:r>
      <w:proofErr w:type="spellStart"/>
      <w:r w:rsidRPr="00FF1079">
        <w:rPr>
          <w:b/>
          <w:bCs/>
        </w:rPr>
        <w:t>Termination</w:t>
      </w:r>
      <w:proofErr w:type="spellEnd"/>
    </w:p>
    <w:p w14:paraId="20D073E2" w14:textId="10E90B56" w:rsidR="00FF1079" w:rsidRPr="00FF1079" w:rsidRDefault="00FF1079" w:rsidP="00FF1079">
      <w:pPr>
        <w:ind w:left="426" w:hanging="426"/>
      </w:pPr>
      <w:r w:rsidRPr="00FF1079">
        <w:rPr>
          <w:b/>
          <w:bCs/>
        </w:rPr>
        <w:t>13.1</w:t>
      </w:r>
      <w:r>
        <w:t xml:space="preserve"> </w:t>
      </w:r>
      <w:r w:rsidRPr="00FF1079">
        <w:t>Cette Lettre d’Intention cessera automatiquement et sans notification à la fin de la Période d’Exclusivité, ou lorsque les parties finalisent les Accords Définitifs, ou par un accord écrit mutuel entre les parties</w:t>
      </w:r>
    </w:p>
    <w:p w14:paraId="7BABF29C" w14:textId="77777777" w:rsidR="00FF1079" w:rsidRPr="00FF1079" w:rsidRDefault="00FF1079" w:rsidP="00DF6032">
      <w:pPr>
        <w:ind w:left="426" w:hanging="426"/>
        <w:rPr>
          <w:b/>
          <w:bCs/>
        </w:rPr>
      </w:pPr>
      <w:r w:rsidRPr="00FF1079">
        <w:rPr>
          <w:b/>
          <w:bCs/>
        </w:rPr>
        <w:t xml:space="preserve">14. Loi Applicable </w:t>
      </w:r>
    </w:p>
    <w:p w14:paraId="6ABBD2D2" w14:textId="0D1BD294" w:rsidR="00FF1079" w:rsidRDefault="00FF1079" w:rsidP="00DF6032">
      <w:pPr>
        <w:ind w:left="426" w:hanging="426"/>
      </w:pPr>
      <w:r w:rsidRPr="00FF1079">
        <w:rPr>
          <w:b/>
          <w:bCs/>
        </w:rPr>
        <w:t>14.1</w:t>
      </w:r>
      <w:r>
        <w:t xml:space="preserve"> </w:t>
      </w:r>
      <w:r w:rsidRPr="00FF1079">
        <w:t>Cette Lettre d’Intention est soumise à et doit être interprétée conformément aux lois de la province de Québec et aux lois fédérales du Canada applicables</w:t>
      </w:r>
    </w:p>
    <w:p w14:paraId="4908DFC2" w14:textId="77777777" w:rsidR="00FF1079" w:rsidRDefault="00FF1079" w:rsidP="00DF6032">
      <w:pPr>
        <w:ind w:left="426" w:hanging="426"/>
      </w:pPr>
    </w:p>
    <w:p w14:paraId="34E53003" w14:textId="77777777" w:rsidR="00FF1079" w:rsidRDefault="00FF1079" w:rsidP="00DF6032">
      <w:pPr>
        <w:ind w:left="426" w:hanging="426"/>
      </w:pPr>
    </w:p>
    <w:p w14:paraId="705FF9CB" w14:textId="77777777" w:rsidR="00FF1079" w:rsidRDefault="00FF1079" w:rsidP="00DF6032">
      <w:pPr>
        <w:ind w:left="426" w:hanging="426"/>
      </w:pPr>
    </w:p>
    <w:p w14:paraId="09FAB9DB" w14:textId="77777777" w:rsidR="00FF1079" w:rsidRPr="00FF1079" w:rsidRDefault="00FF1079" w:rsidP="00DF6032">
      <w:pPr>
        <w:ind w:left="426" w:hanging="426"/>
        <w:rPr>
          <w:b/>
          <w:bCs/>
        </w:rPr>
      </w:pPr>
      <w:r w:rsidRPr="00FF1079">
        <w:rPr>
          <w:b/>
          <w:bCs/>
        </w:rPr>
        <w:lastRenderedPageBreak/>
        <w:t xml:space="preserve">15. Obligations contraignantes </w:t>
      </w:r>
    </w:p>
    <w:p w14:paraId="46A57578" w14:textId="742F70DE" w:rsidR="004974B5" w:rsidRDefault="00FF1079" w:rsidP="004974B5">
      <w:pPr>
        <w:ind w:left="426" w:hanging="426"/>
      </w:pPr>
      <w:r w:rsidRPr="00FF1079">
        <w:rPr>
          <w:b/>
          <w:bCs/>
        </w:rPr>
        <w:t>15.1</w:t>
      </w:r>
      <w:r>
        <w:t xml:space="preserve"> </w:t>
      </w:r>
      <w:r w:rsidRPr="00FF1079">
        <w:t xml:space="preserve">Les parties conviennent que, à l’exception des articles 9 à 17, cette Lettre d’Intention est uniquement une manifestation d’intérêt et d’intention des parties et ne crée pas de droits ou obligations juridiquement contraignants entre elles. </w:t>
      </w:r>
      <w:commentRangeStart w:id="102"/>
      <w:r w:rsidRPr="00FF1079">
        <w:t>Les articles 9 à 17 sont juridiquement contraignants, et chaque partie reconnaît et accepte qu’elle pourrait être tenue responsable de tout manquement à l’une ou l’autre de ces dispositions.</w:t>
      </w:r>
      <w:commentRangeEnd w:id="102"/>
      <w:r w:rsidR="00245FA0">
        <w:rPr>
          <w:rStyle w:val="Marquedecommentaire"/>
        </w:rPr>
        <w:commentReference w:id="102"/>
      </w:r>
    </w:p>
    <w:p w14:paraId="43BC916E" w14:textId="77777777" w:rsidR="004974B5" w:rsidRPr="004974B5" w:rsidRDefault="004974B5" w:rsidP="004974B5">
      <w:pPr>
        <w:ind w:left="426" w:hanging="426"/>
        <w:rPr>
          <w:b/>
          <w:bCs/>
        </w:rPr>
      </w:pPr>
      <w:r w:rsidRPr="004974B5">
        <w:rPr>
          <w:b/>
          <w:bCs/>
        </w:rPr>
        <w:t xml:space="preserve">16. Copies </w:t>
      </w:r>
    </w:p>
    <w:p w14:paraId="1B309213" w14:textId="247A43AC" w:rsidR="004974B5" w:rsidRPr="004974B5" w:rsidRDefault="004974B5" w:rsidP="004974B5">
      <w:pPr>
        <w:ind w:left="426" w:hanging="426"/>
      </w:pPr>
      <w:r w:rsidRPr="004974B5">
        <w:rPr>
          <w:b/>
          <w:bCs/>
        </w:rPr>
        <w:t>16.1</w:t>
      </w:r>
      <w:r>
        <w:t xml:space="preserve"> </w:t>
      </w:r>
      <w:r w:rsidRPr="004974B5">
        <w:t>Cette Lettre d’Intention peut être signée en plusieurs copies, chacune étant considérée comme un original, mais toutes ces copies ensemble ne constituant qu’un seul et même document.</w:t>
      </w:r>
    </w:p>
    <w:p w14:paraId="15F5983F" w14:textId="77777777" w:rsidR="004974B5" w:rsidRPr="004974B5" w:rsidRDefault="004974B5" w:rsidP="004974B5">
      <w:pPr>
        <w:numPr>
          <w:ilvl w:val="0"/>
          <w:numId w:val="10"/>
        </w:numPr>
        <w:ind w:left="426" w:hanging="426"/>
        <w:rPr>
          <w:b/>
          <w:bCs/>
        </w:rPr>
      </w:pPr>
      <w:r w:rsidRPr="004974B5">
        <w:rPr>
          <w:b/>
          <w:bCs/>
        </w:rPr>
        <w:t xml:space="preserve">Garanties Collatérales </w:t>
      </w:r>
    </w:p>
    <w:p w14:paraId="564D7286" w14:textId="39308763" w:rsidR="004974B5" w:rsidRDefault="004974B5" w:rsidP="004974B5">
      <w:r w:rsidRPr="004974B5">
        <w:rPr>
          <w:b/>
          <w:bCs/>
        </w:rPr>
        <w:t>17.1</w:t>
      </w:r>
      <w:r>
        <w:t xml:space="preserve"> </w:t>
      </w:r>
      <w:commentRangeStart w:id="103"/>
      <w:r w:rsidRPr="004974B5">
        <w:t>La Cité Dentaire St-Augustin offre des garanties collatérales pour les biens du Groupe FMR Inc. et doit obtenir l’approbation des créanciers (Banque Scotia).</w:t>
      </w:r>
      <w:commentRangeEnd w:id="103"/>
      <w:r w:rsidR="007D1289">
        <w:rPr>
          <w:rStyle w:val="Marquedecommentaire"/>
        </w:rPr>
        <w:commentReference w:id="103"/>
      </w:r>
    </w:p>
    <w:p w14:paraId="039A723E" w14:textId="77777777" w:rsidR="004974B5" w:rsidRPr="004974B5" w:rsidRDefault="004974B5" w:rsidP="004974B5"/>
    <w:p w14:paraId="62D76900" w14:textId="017679EF" w:rsidR="004974B5" w:rsidRDefault="004974B5" w:rsidP="004974B5">
      <w:pPr>
        <w:ind w:left="426" w:hanging="426"/>
      </w:pPr>
      <w:r w:rsidRPr="004974B5">
        <w:t xml:space="preserve">Veuillez agréer, Dre </w:t>
      </w:r>
      <w:proofErr w:type="spellStart"/>
      <w:r w:rsidRPr="004974B5">
        <w:t>Salloum</w:t>
      </w:r>
      <w:proofErr w:type="spellEnd"/>
      <w:r w:rsidRPr="004974B5">
        <w:t>, l’expression de nos salutations les plus distinguées.</w:t>
      </w:r>
    </w:p>
    <w:p w14:paraId="2008C435" w14:textId="77777777" w:rsidR="004974B5" w:rsidRDefault="004974B5" w:rsidP="004974B5">
      <w:pPr>
        <w:ind w:left="426" w:hanging="426"/>
      </w:pPr>
    </w:p>
    <w:p w14:paraId="72FC54B6" w14:textId="77777777" w:rsidR="004974B5" w:rsidRPr="00CC6453" w:rsidRDefault="004974B5" w:rsidP="00FF1079">
      <w:pPr>
        <w:ind w:left="426" w:hanging="426"/>
      </w:pPr>
    </w:p>
    <w:sectPr w:rsidR="004974B5" w:rsidRPr="00CC6453">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0" w:author="Nazim Benimedourene" w:date="2024-06-08T10:50:00Z" w:initials="NB">
    <w:p w14:paraId="26237502" w14:textId="77777777" w:rsidR="00CD0DD0" w:rsidRDefault="00CD0DD0" w:rsidP="00CD0DD0">
      <w:r>
        <w:rPr>
          <w:rStyle w:val="Marquedecommentaire"/>
        </w:rPr>
        <w:annotationRef/>
      </w:r>
      <w:r>
        <w:rPr>
          <w:color w:val="000000"/>
          <w:sz w:val="20"/>
          <w:szCs w:val="20"/>
        </w:rPr>
        <w:t>La désignation des personnes constituant l’Acquéreur est clairement insuffisante. Il conviendrait d’avoir l’adresse de chacune des constituants de l’Acquéreur</w:t>
      </w:r>
    </w:p>
  </w:comment>
  <w:comment w:id="78" w:author="Nazim Benimedourene" w:date="2024-06-08T11:20:00Z" w:initials="NB">
    <w:p w14:paraId="640F93D0" w14:textId="77777777" w:rsidR="00F15D1D" w:rsidRDefault="00F15D1D" w:rsidP="00F15D1D">
      <w:r>
        <w:rPr>
          <w:rStyle w:val="Marquedecommentaire"/>
        </w:rPr>
        <w:annotationRef/>
      </w:r>
      <w:r>
        <w:rPr>
          <w:color w:val="000000"/>
          <w:sz w:val="20"/>
          <w:szCs w:val="20"/>
        </w:rPr>
        <w:t xml:space="preserve">Il n’est pas raisonnable de prévoir les conditions de la convention de services professionnels entre Dre Salloum et la société acquéreur de la pratique dentaire sujette dans la Transaction visées. </w:t>
      </w:r>
    </w:p>
  </w:comment>
  <w:comment w:id="79" w:author="Nazim Benimedourene" w:date="2024-06-08T11:21:00Z" w:initials="NB">
    <w:p w14:paraId="09E6E11E" w14:textId="77777777" w:rsidR="00D858CD" w:rsidRDefault="00D858CD" w:rsidP="00D858CD">
      <w:r>
        <w:rPr>
          <w:rStyle w:val="Marquedecommentaire"/>
        </w:rPr>
        <w:annotationRef/>
      </w:r>
      <w:r>
        <w:rPr>
          <w:color w:val="000000"/>
          <w:sz w:val="20"/>
          <w:szCs w:val="20"/>
        </w:rPr>
        <w:t>Les conditions de cette convention seront établies lors de la négociation pour l’offre d’achat et pas avant.</w:t>
      </w:r>
    </w:p>
  </w:comment>
  <w:comment w:id="80" w:author="Nazim Benimedourene" w:date="2024-06-08T11:24:00Z" w:initials="NB">
    <w:p w14:paraId="237CC48A" w14:textId="77777777" w:rsidR="0079217C" w:rsidRDefault="0079217C" w:rsidP="0079217C">
      <w:r>
        <w:rPr>
          <w:rStyle w:val="Marquedecommentaire"/>
        </w:rPr>
        <w:annotationRef/>
      </w:r>
      <w:r>
        <w:rPr>
          <w:color w:val="000000"/>
          <w:sz w:val="20"/>
          <w:szCs w:val="20"/>
        </w:rPr>
        <w:t>Dre Salloum ne peut pas garantir que les termes et conditions d’une cession du bail actuel ou bien d’un nouveau bail serait acceptable pour les Acquéreurs, Dre Salloum ne peut que mettre en oeuvre des efforts raisonnable dans ce sens.</w:t>
      </w:r>
    </w:p>
  </w:comment>
  <w:comment w:id="81" w:author="Nazim Benimedourene" w:date="2024-06-08T11:26:00Z" w:initials="NB">
    <w:p w14:paraId="16845BFE" w14:textId="77777777" w:rsidR="00CE1C62" w:rsidRDefault="00CE1C62" w:rsidP="00CE1C62">
      <w:r>
        <w:rPr>
          <w:rStyle w:val="Marquedecommentaire"/>
        </w:rPr>
        <w:annotationRef/>
      </w:r>
      <w:r>
        <w:rPr>
          <w:color w:val="000000"/>
          <w:sz w:val="20"/>
          <w:szCs w:val="20"/>
        </w:rPr>
        <w:t xml:space="preserve">Il faudra que le terme du bail actuel plus les options de renouvellements soit d’au moins 12 ans afin que le financement de l’Acquéreur puisse être acceptés par son institution financière. </w:t>
      </w:r>
    </w:p>
  </w:comment>
  <w:comment w:id="82" w:author="Nazim Benimedourene" w:date="2024-06-08T11:28:00Z" w:initials="NB">
    <w:p w14:paraId="3342AA65" w14:textId="77777777" w:rsidR="00692921" w:rsidRDefault="00692921" w:rsidP="00692921">
      <w:r>
        <w:rPr>
          <w:rStyle w:val="Marquedecommentaire"/>
        </w:rPr>
        <w:annotationRef/>
      </w:r>
      <w:r>
        <w:rPr>
          <w:color w:val="000000"/>
          <w:sz w:val="20"/>
          <w:szCs w:val="20"/>
        </w:rPr>
        <w:t xml:space="preserve">Il faudra établir des le départ qui sont les vendeurs, Dre Salloum apparait être la seul actionnaire au registraire des entreprises du Québec mais peut être que des actions non votantes sont acquises par une société d’investissement, fiducie ou de gestion. </w:t>
      </w:r>
    </w:p>
  </w:comment>
  <w:comment w:id="83" w:author="Nazim Benimedourene" w:date="2024-06-08T11:30:00Z" w:initials="NB">
    <w:p w14:paraId="6DB51E99" w14:textId="77777777" w:rsidR="0035458B" w:rsidRDefault="0035458B" w:rsidP="0035458B">
      <w:r>
        <w:rPr>
          <w:rStyle w:val="Marquedecommentaire"/>
        </w:rPr>
        <w:annotationRef/>
      </w:r>
      <w:r>
        <w:rPr>
          <w:color w:val="000000"/>
          <w:sz w:val="20"/>
          <w:szCs w:val="20"/>
        </w:rPr>
        <w:t>Ça n’est qu’apres la signature de l’Offre qu’il devra y avoir un effet contraignants pour le respects des divers engagements issus et découlant de la Transaction Visées</w:t>
      </w:r>
    </w:p>
  </w:comment>
  <w:comment w:id="84" w:author="Nazim Benimedourene" w:date="2024-06-08T11:33:00Z" w:initials="NB">
    <w:p w14:paraId="30D1F3C0" w14:textId="77777777" w:rsidR="00244941" w:rsidRDefault="00244941" w:rsidP="00244941">
      <w:r>
        <w:rPr>
          <w:rStyle w:val="Marquedecommentaire"/>
        </w:rPr>
        <w:annotationRef/>
      </w:r>
      <w:r>
        <w:rPr>
          <w:color w:val="000000"/>
          <w:sz w:val="20"/>
          <w:szCs w:val="20"/>
        </w:rPr>
        <w:t>Est ce que le Prix d’achat corresponds l’évaluation de la Société ? Il faudra voir combien est estimé la valeur de l’achalandage qui est compliqué à déterminer</w:t>
      </w:r>
    </w:p>
  </w:comment>
  <w:comment w:id="85" w:author="Nazim Benimedourene" w:date="2024-06-08T11:36:00Z" w:initials="NB">
    <w:p w14:paraId="69BB701C" w14:textId="77777777" w:rsidR="003E2FBD" w:rsidRDefault="003E2FBD" w:rsidP="003E2FBD">
      <w:r>
        <w:rPr>
          <w:rStyle w:val="Marquedecommentaire"/>
        </w:rPr>
        <w:annotationRef/>
      </w:r>
      <w:r>
        <w:rPr>
          <w:color w:val="000000"/>
          <w:sz w:val="20"/>
          <w:szCs w:val="20"/>
        </w:rPr>
        <w:t>Le montant concernant l’ajustement du prix de vente suivant les trois années suivant la clôture de la transaction, ne devra pas pouvoir être la baisse, cela créer une incertitude surtout si une mauvaise performance du chiffre d’affaires sera du fait des Acquéreurs.</w:t>
      </w:r>
    </w:p>
  </w:comment>
  <w:comment w:id="86" w:author="Nazim Benimedourene" w:date="2024-06-08T11:41:00Z" w:initials="NB">
    <w:p w14:paraId="2A4CB27D" w14:textId="77777777" w:rsidR="008E36CA" w:rsidRDefault="008E36CA" w:rsidP="008E36CA">
      <w:r>
        <w:rPr>
          <w:rStyle w:val="Marquedecommentaire"/>
        </w:rPr>
        <w:annotationRef/>
      </w:r>
      <w:r>
        <w:rPr>
          <w:color w:val="000000"/>
          <w:sz w:val="20"/>
          <w:szCs w:val="20"/>
        </w:rPr>
        <w:t>Il faudra vérifiée que la radiation de l’ensemble des crédit-baux a être radiés devront être pris en compte dans le montrant du Prix d’achat. Une évaluation de l’ensemble des équipements en prenant en compte le remboursement de l’ensemble des équipements de la pratique est adéquatement valorisé dans l’évaluation de la Société (Pratique dentaire) et conjointement mis en exergue dans le Prix d’achat.</w:t>
      </w:r>
    </w:p>
  </w:comment>
  <w:comment w:id="87" w:author="Nazim Benimedourene" w:date="2024-06-08T11:47:00Z" w:initials="NB">
    <w:p w14:paraId="41E82E89" w14:textId="77777777" w:rsidR="00AB7834" w:rsidRDefault="00AB7834" w:rsidP="00AB7834">
      <w:r>
        <w:rPr>
          <w:rStyle w:val="Marquedecommentaire"/>
        </w:rPr>
        <w:annotationRef/>
      </w:r>
      <w:r>
        <w:rPr>
          <w:color w:val="000000"/>
          <w:sz w:val="20"/>
          <w:szCs w:val="20"/>
        </w:rPr>
        <w:t xml:space="preserve">L’évaluation des comptes à recevoir devra aussi faire partie d’un ajustement du Prix d’achat &lt; la hausse, 1$ pour 1$ suivant les états financiers de clôture suivant la clôture de la transaction. Cette ajustement du Prix devra être réalisé à ce moment la et en plus de l’ajustement suivant la performance de la pratique trois ans après l’acquisition. </w:t>
      </w:r>
    </w:p>
  </w:comment>
  <w:comment w:id="88" w:author="Nazim Benimedourene" w:date="2024-06-08T11:51:00Z" w:initials="NB">
    <w:p w14:paraId="1356874C" w14:textId="77777777" w:rsidR="008E7CEB" w:rsidRDefault="008E7CEB" w:rsidP="008E7CEB">
      <w:r>
        <w:rPr>
          <w:rStyle w:val="Marquedecommentaire"/>
        </w:rPr>
        <w:annotationRef/>
      </w:r>
      <w:r>
        <w:rPr>
          <w:color w:val="000000"/>
          <w:sz w:val="20"/>
          <w:szCs w:val="20"/>
        </w:rPr>
        <w:t>La formulation porte à confusion, est ce que les acquéreurs vont faire une cession du bail de la pratique dentaire? Est ce que les Acquéreur vont reprendre le bail et ensuite offrir d’acquérir les Locaux ? Est ce qu’ils vont juste directement acheter les locaux concomitamment à la Transactions visée.</w:t>
      </w:r>
    </w:p>
  </w:comment>
  <w:comment w:id="89" w:author="Nazim Benimedourene" w:date="2024-06-08T11:53:00Z" w:initials="NB">
    <w:p w14:paraId="3C251914" w14:textId="77777777" w:rsidR="004C382F" w:rsidRDefault="004C382F" w:rsidP="004C382F">
      <w:r>
        <w:rPr>
          <w:rStyle w:val="Marquedecommentaire"/>
        </w:rPr>
        <w:annotationRef/>
      </w:r>
      <w:r>
        <w:rPr>
          <w:color w:val="000000"/>
          <w:sz w:val="20"/>
          <w:szCs w:val="20"/>
        </w:rPr>
        <w:t xml:space="preserve">L’ensemble des éléments seront pris en compte uniquement lors de l’offre d’achat d’abord et ensuite dans le cadre du contrat d’achat d’actions. </w:t>
      </w:r>
    </w:p>
  </w:comment>
  <w:comment w:id="90" w:author="Nazim Benimedourene" w:date="2024-06-08T12:00:00Z" w:initials="NB">
    <w:p w14:paraId="66DB097A" w14:textId="77777777" w:rsidR="00050D0D" w:rsidRDefault="00050D0D" w:rsidP="00050D0D">
      <w:r>
        <w:rPr>
          <w:rStyle w:val="Marquedecommentaire"/>
        </w:rPr>
        <w:annotationRef/>
      </w:r>
      <w:r>
        <w:rPr>
          <w:color w:val="000000"/>
          <w:sz w:val="20"/>
          <w:szCs w:val="20"/>
        </w:rPr>
        <w:t>Est ce que suite à la clôture de la Transaction visée, Dre Salloum voudrait rester travailler que dans la pratique en tant que dentiste à pourcentage ?</w:t>
      </w:r>
    </w:p>
  </w:comment>
  <w:comment w:id="91" w:author="Nazim Benimedourene" w:date="2024-06-08T11:56:00Z" w:initials="NB">
    <w:p w14:paraId="36526078" w14:textId="5003BA5A" w:rsidR="00237099" w:rsidRDefault="00237099" w:rsidP="00237099">
      <w:r>
        <w:rPr>
          <w:rStyle w:val="Marquedecommentaire"/>
        </w:rPr>
        <w:annotationRef/>
      </w:r>
      <w:r>
        <w:rPr>
          <w:color w:val="000000"/>
          <w:sz w:val="20"/>
          <w:szCs w:val="20"/>
        </w:rPr>
        <w:t>Le Territoire des clauses de non-concurrence et non-sollicitation est trop large, si Dre Salloum voudra travailler ailleurs ou être actionnaires, administratrice d’une société dans le même secteur d’activité.</w:t>
      </w:r>
    </w:p>
  </w:comment>
  <w:comment w:id="92" w:author="Nazim Benimedourene" w:date="2024-06-08T12:01:00Z" w:initials="NB">
    <w:p w14:paraId="650FC13E" w14:textId="77777777" w:rsidR="001B5A84" w:rsidRDefault="001B5A84" w:rsidP="001B5A84">
      <w:r>
        <w:rPr>
          <w:rStyle w:val="Marquedecommentaire"/>
        </w:rPr>
        <w:annotationRef/>
      </w:r>
      <w:r>
        <w:rPr>
          <w:color w:val="000000"/>
          <w:sz w:val="20"/>
          <w:szCs w:val="20"/>
        </w:rPr>
        <w:t>Une durée de la convention de services professionnels d’un an renouvelable chaque année serait plus sécurisant pour Dre Salloum.</w:t>
      </w:r>
    </w:p>
  </w:comment>
  <w:comment w:id="93" w:author="Nazim Benimedourene" w:date="2024-06-08T12:02:00Z" w:initials="NB">
    <w:p w14:paraId="092BAA01" w14:textId="77777777" w:rsidR="00E15DC1" w:rsidRDefault="00E15DC1" w:rsidP="00E15DC1">
      <w:r>
        <w:rPr>
          <w:rStyle w:val="Marquedecommentaire"/>
        </w:rPr>
        <w:annotationRef/>
      </w:r>
      <w:r>
        <w:rPr>
          <w:color w:val="000000"/>
          <w:sz w:val="20"/>
          <w:szCs w:val="20"/>
        </w:rPr>
        <w:t>Peut être que le financement des Acquéreurs pourrait être impacté par une convention de services d’une durée d’un an</w:t>
      </w:r>
    </w:p>
  </w:comment>
  <w:comment w:id="94" w:author="Nazim Benimedourene" w:date="2024-06-08T12:04:00Z" w:initials="NB">
    <w:p w14:paraId="03760506" w14:textId="77777777" w:rsidR="00CF59C7" w:rsidRDefault="00CF59C7" w:rsidP="00CF59C7">
      <w:r>
        <w:rPr>
          <w:rStyle w:val="Marquedecommentaire"/>
        </w:rPr>
        <w:annotationRef/>
      </w:r>
      <w:r>
        <w:rPr>
          <w:color w:val="000000"/>
          <w:sz w:val="20"/>
          <w:szCs w:val="20"/>
        </w:rPr>
        <w:t>Cette engagement devrait être réduit à aussi longtemps que la convention de services professionnels est en application et pas plus.</w:t>
      </w:r>
    </w:p>
  </w:comment>
  <w:comment w:id="95" w:author="Nazim Benimedourene" w:date="2024-06-08T12:05:00Z" w:initials="NB">
    <w:p w14:paraId="5166C25A" w14:textId="77777777" w:rsidR="0021290A" w:rsidRDefault="0021290A" w:rsidP="0021290A">
      <w:r>
        <w:rPr>
          <w:rStyle w:val="Marquedecommentaire"/>
        </w:rPr>
        <w:annotationRef/>
      </w:r>
      <w:r>
        <w:rPr>
          <w:color w:val="000000"/>
          <w:sz w:val="20"/>
          <w:szCs w:val="20"/>
        </w:rPr>
        <w:t>Ces engagements dépasse le cadre de la simple acquisition</w:t>
      </w:r>
    </w:p>
  </w:comment>
  <w:comment w:id="96" w:author="Nazim Benimedourene" w:date="2024-06-08T12:06:00Z" w:initials="NB">
    <w:p w14:paraId="3A0EAE7F" w14:textId="77777777" w:rsidR="003A4170" w:rsidRDefault="003A4170" w:rsidP="003A4170">
      <w:r>
        <w:rPr>
          <w:rStyle w:val="Marquedecommentaire"/>
        </w:rPr>
        <w:annotationRef/>
      </w:r>
      <w:r>
        <w:rPr>
          <w:color w:val="000000"/>
          <w:sz w:val="20"/>
          <w:szCs w:val="20"/>
        </w:rPr>
        <w:t>Il faudra clairement établir le plan d’actions des Acquéreurs.</w:t>
      </w:r>
    </w:p>
  </w:comment>
  <w:comment w:id="97" w:author="Nazim Benimedourene" w:date="2024-06-08T12:08:00Z" w:initials="NB">
    <w:p w14:paraId="213D1B27" w14:textId="77777777" w:rsidR="00493A9C" w:rsidRDefault="00493A9C" w:rsidP="00493A9C">
      <w:r>
        <w:rPr>
          <w:rStyle w:val="Marquedecommentaire"/>
        </w:rPr>
        <w:annotationRef/>
      </w:r>
      <w:r>
        <w:rPr>
          <w:color w:val="000000"/>
          <w:sz w:val="20"/>
          <w:szCs w:val="20"/>
        </w:rPr>
        <w:t>Le fait de vendre séparément le fonds de commerce (l’achalandage) pourrait créer un impacte fiscale pour Dre Salloum, les modalités d’acquistion devront être clairement défini avant l’offre d’achat</w:t>
      </w:r>
    </w:p>
  </w:comment>
  <w:comment w:id="98" w:author="Nazim Benimedourene" w:date="2024-06-08T12:19:00Z" w:initials="NB">
    <w:p w14:paraId="525FC038" w14:textId="77777777" w:rsidR="00587E4C" w:rsidRDefault="00587E4C" w:rsidP="00587E4C">
      <w:r>
        <w:rPr>
          <w:rStyle w:val="Marquedecommentaire"/>
        </w:rPr>
        <w:annotationRef/>
      </w:r>
      <w:r>
        <w:rPr>
          <w:color w:val="000000"/>
          <w:sz w:val="20"/>
          <w:szCs w:val="20"/>
        </w:rPr>
        <w:t>Vendre séparément le fonds de commerce viderait la valeur de la société en tout ou partie.</w:t>
      </w:r>
    </w:p>
  </w:comment>
  <w:comment w:id="99" w:author="Nazim Benimedourene" w:date="2024-06-08T12:09:00Z" w:initials="NB">
    <w:p w14:paraId="132F121E" w14:textId="47B01932" w:rsidR="00DB1870" w:rsidRDefault="00DB1870" w:rsidP="00DB1870">
      <w:r>
        <w:rPr>
          <w:rStyle w:val="Marquedecommentaire"/>
        </w:rPr>
        <w:annotationRef/>
      </w:r>
      <w:r>
        <w:rPr>
          <w:color w:val="000000"/>
          <w:sz w:val="20"/>
          <w:szCs w:val="20"/>
        </w:rPr>
        <w:t>Est ce que c’est encore la date de clôture envisagée ?</w:t>
      </w:r>
    </w:p>
  </w:comment>
  <w:comment w:id="100" w:author="Nazim Benimedourene" w:date="2024-06-08T12:11:00Z" w:initials="NB">
    <w:p w14:paraId="06605125" w14:textId="77777777" w:rsidR="00CC0E8C" w:rsidRDefault="00CC0E8C" w:rsidP="00CC0E8C">
      <w:r>
        <w:rPr>
          <w:rStyle w:val="Marquedecommentaire"/>
        </w:rPr>
        <w:annotationRef/>
      </w:r>
      <w:r>
        <w:rPr>
          <w:color w:val="000000"/>
          <w:sz w:val="20"/>
          <w:szCs w:val="20"/>
        </w:rPr>
        <w:t>Avant de faire un tel engagement, il faudra se mettre d’accord que ces engagements commenceront qu’apres la signature de l’offre, pas avant.</w:t>
      </w:r>
    </w:p>
  </w:comment>
  <w:comment w:id="101" w:author="Nazim Benimedourene" w:date="2024-06-08T12:14:00Z" w:initials="NB">
    <w:p w14:paraId="06000CDE" w14:textId="77777777" w:rsidR="007A1F40" w:rsidRDefault="007A1F40" w:rsidP="007A1F40">
      <w:r>
        <w:rPr>
          <w:rStyle w:val="Marquedecommentaire"/>
        </w:rPr>
        <w:annotationRef/>
      </w:r>
      <w:r>
        <w:rPr>
          <w:color w:val="000000"/>
          <w:sz w:val="20"/>
          <w:szCs w:val="20"/>
        </w:rPr>
        <w:t>Les conditions de cette lettre ne sont pas suffisant pour justifier une période d’exclusivité. Il faudra que clarifier les ajustements du Prix d’achat, les modalités d’acquisition des Acquéreurs (fonds de commerce et vente d’actions)</w:t>
      </w:r>
    </w:p>
  </w:comment>
  <w:comment w:id="102" w:author="Nazim Benimedourene" w:date="2024-06-08T12:16:00Z" w:initials="NB">
    <w:p w14:paraId="118D4CB1" w14:textId="77777777" w:rsidR="00245FA0" w:rsidRDefault="00245FA0" w:rsidP="00245FA0">
      <w:r>
        <w:rPr>
          <w:rStyle w:val="Marquedecommentaire"/>
        </w:rPr>
        <w:annotationRef/>
      </w:r>
      <w:r>
        <w:rPr>
          <w:color w:val="000000"/>
          <w:sz w:val="20"/>
          <w:szCs w:val="20"/>
        </w:rPr>
        <w:t>Il n’y a pas de caractère contraignant pour un tel lettre d’intention. Les engagements seront respectés seulement suivants la signature d’une offre d’achat.</w:t>
      </w:r>
    </w:p>
  </w:comment>
  <w:comment w:id="103" w:author="Nazim Benimedourene" w:date="2024-06-08T12:17:00Z" w:initials="NB">
    <w:p w14:paraId="2E49A809" w14:textId="77777777" w:rsidR="007D1289" w:rsidRDefault="007D1289" w:rsidP="007D1289">
      <w:r>
        <w:rPr>
          <w:rStyle w:val="Marquedecommentaire"/>
        </w:rPr>
        <w:annotationRef/>
      </w:r>
      <w:r>
        <w:rPr>
          <w:color w:val="000000"/>
          <w:sz w:val="20"/>
          <w:szCs w:val="20"/>
        </w:rPr>
        <w:t xml:space="preserve">Dre Salloum ne peut pas s’engager dans cette lettre à cela, il faudra attendre encore une fois l’offre d’achat.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237502" w15:done="0"/>
  <w15:commentEx w15:paraId="640F93D0" w15:done="0"/>
  <w15:commentEx w15:paraId="09E6E11E" w15:paraIdParent="640F93D0" w15:done="0"/>
  <w15:commentEx w15:paraId="237CC48A" w15:done="0"/>
  <w15:commentEx w15:paraId="16845BFE" w15:paraIdParent="237CC48A" w15:done="0"/>
  <w15:commentEx w15:paraId="3342AA65" w15:done="0"/>
  <w15:commentEx w15:paraId="6DB51E99" w15:done="0"/>
  <w15:commentEx w15:paraId="30D1F3C0" w15:done="0"/>
  <w15:commentEx w15:paraId="69BB701C" w15:done="0"/>
  <w15:commentEx w15:paraId="2A4CB27D" w15:done="0"/>
  <w15:commentEx w15:paraId="41E82E89" w15:done="0"/>
  <w15:commentEx w15:paraId="1356874C" w15:done="0"/>
  <w15:commentEx w15:paraId="3C251914" w15:done="0"/>
  <w15:commentEx w15:paraId="66DB097A" w15:done="0"/>
  <w15:commentEx w15:paraId="36526078" w15:done="0"/>
  <w15:commentEx w15:paraId="650FC13E" w15:done="0"/>
  <w15:commentEx w15:paraId="092BAA01" w15:paraIdParent="650FC13E" w15:done="0"/>
  <w15:commentEx w15:paraId="03760506" w15:done="0"/>
  <w15:commentEx w15:paraId="5166C25A" w15:done="0"/>
  <w15:commentEx w15:paraId="3A0EAE7F" w15:paraIdParent="5166C25A" w15:done="0"/>
  <w15:commentEx w15:paraId="213D1B27" w15:paraIdParent="5166C25A" w15:done="0"/>
  <w15:commentEx w15:paraId="525FC038" w15:paraIdParent="5166C25A" w15:done="0"/>
  <w15:commentEx w15:paraId="132F121E" w15:done="0"/>
  <w15:commentEx w15:paraId="06605125" w15:done="0"/>
  <w15:commentEx w15:paraId="06000CDE" w15:done="0"/>
  <w15:commentEx w15:paraId="118D4CB1" w15:done="0"/>
  <w15:commentEx w15:paraId="2E49A8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C73DF07" w16cex:dateUtc="2024-06-08T14:50:00Z"/>
  <w16cex:commentExtensible w16cex:durableId="409F9E92" w16cex:dateUtc="2024-06-08T15:20:00Z"/>
  <w16cex:commentExtensible w16cex:durableId="13F29F0C" w16cex:dateUtc="2024-06-08T15:21:00Z"/>
  <w16cex:commentExtensible w16cex:durableId="0D494D69" w16cex:dateUtc="2024-06-08T15:24:00Z"/>
  <w16cex:commentExtensible w16cex:durableId="0F3B53E0" w16cex:dateUtc="2024-06-08T15:26:00Z"/>
  <w16cex:commentExtensible w16cex:durableId="10E420FF" w16cex:dateUtc="2024-06-08T15:28:00Z"/>
  <w16cex:commentExtensible w16cex:durableId="07718774" w16cex:dateUtc="2024-06-08T15:30:00Z"/>
  <w16cex:commentExtensible w16cex:durableId="13A35F68" w16cex:dateUtc="2024-06-08T15:33:00Z"/>
  <w16cex:commentExtensible w16cex:durableId="3E3A7AD2" w16cex:dateUtc="2024-06-08T15:36:00Z"/>
  <w16cex:commentExtensible w16cex:durableId="4C5C7B9A" w16cex:dateUtc="2024-06-08T15:41:00Z"/>
  <w16cex:commentExtensible w16cex:durableId="17B67086" w16cex:dateUtc="2024-06-08T15:47:00Z"/>
  <w16cex:commentExtensible w16cex:durableId="234BE292" w16cex:dateUtc="2024-06-08T15:51:00Z"/>
  <w16cex:commentExtensible w16cex:durableId="3737A958" w16cex:dateUtc="2024-06-08T15:53:00Z"/>
  <w16cex:commentExtensible w16cex:durableId="47B92C1F" w16cex:dateUtc="2024-06-08T16:00:00Z"/>
  <w16cex:commentExtensible w16cex:durableId="51FDC0F6" w16cex:dateUtc="2024-06-08T15:56:00Z"/>
  <w16cex:commentExtensible w16cex:durableId="1CE89940" w16cex:dateUtc="2024-06-08T16:01:00Z"/>
  <w16cex:commentExtensible w16cex:durableId="4D2AC285" w16cex:dateUtc="2024-06-08T16:02:00Z"/>
  <w16cex:commentExtensible w16cex:durableId="11B2037B" w16cex:dateUtc="2024-06-08T16:04:00Z"/>
  <w16cex:commentExtensible w16cex:durableId="06BA302B" w16cex:dateUtc="2024-06-08T16:05:00Z"/>
  <w16cex:commentExtensible w16cex:durableId="716CBB48" w16cex:dateUtc="2024-06-08T16:06:00Z"/>
  <w16cex:commentExtensible w16cex:durableId="2DED3141" w16cex:dateUtc="2024-06-08T16:08:00Z"/>
  <w16cex:commentExtensible w16cex:durableId="4C4588FF" w16cex:dateUtc="2024-06-08T16:19:00Z"/>
  <w16cex:commentExtensible w16cex:durableId="0A139D64" w16cex:dateUtc="2024-06-08T16:09:00Z"/>
  <w16cex:commentExtensible w16cex:durableId="2F46A0A6" w16cex:dateUtc="2024-06-08T16:11:00Z"/>
  <w16cex:commentExtensible w16cex:durableId="16E78C99" w16cex:dateUtc="2024-06-08T16:14:00Z"/>
  <w16cex:commentExtensible w16cex:durableId="72730CDD" w16cex:dateUtc="2024-06-08T16:16:00Z"/>
  <w16cex:commentExtensible w16cex:durableId="4372E2E5" w16cex:dateUtc="2024-06-08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237502" w16cid:durableId="5C73DF07"/>
  <w16cid:commentId w16cid:paraId="640F93D0" w16cid:durableId="409F9E92"/>
  <w16cid:commentId w16cid:paraId="09E6E11E" w16cid:durableId="13F29F0C"/>
  <w16cid:commentId w16cid:paraId="237CC48A" w16cid:durableId="0D494D69"/>
  <w16cid:commentId w16cid:paraId="16845BFE" w16cid:durableId="0F3B53E0"/>
  <w16cid:commentId w16cid:paraId="3342AA65" w16cid:durableId="10E420FF"/>
  <w16cid:commentId w16cid:paraId="6DB51E99" w16cid:durableId="07718774"/>
  <w16cid:commentId w16cid:paraId="30D1F3C0" w16cid:durableId="13A35F68"/>
  <w16cid:commentId w16cid:paraId="69BB701C" w16cid:durableId="3E3A7AD2"/>
  <w16cid:commentId w16cid:paraId="2A4CB27D" w16cid:durableId="4C5C7B9A"/>
  <w16cid:commentId w16cid:paraId="41E82E89" w16cid:durableId="17B67086"/>
  <w16cid:commentId w16cid:paraId="1356874C" w16cid:durableId="234BE292"/>
  <w16cid:commentId w16cid:paraId="3C251914" w16cid:durableId="3737A958"/>
  <w16cid:commentId w16cid:paraId="66DB097A" w16cid:durableId="47B92C1F"/>
  <w16cid:commentId w16cid:paraId="36526078" w16cid:durableId="51FDC0F6"/>
  <w16cid:commentId w16cid:paraId="650FC13E" w16cid:durableId="1CE89940"/>
  <w16cid:commentId w16cid:paraId="092BAA01" w16cid:durableId="4D2AC285"/>
  <w16cid:commentId w16cid:paraId="03760506" w16cid:durableId="11B2037B"/>
  <w16cid:commentId w16cid:paraId="5166C25A" w16cid:durableId="06BA302B"/>
  <w16cid:commentId w16cid:paraId="3A0EAE7F" w16cid:durableId="716CBB48"/>
  <w16cid:commentId w16cid:paraId="213D1B27" w16cid:durableId="2DED3141"/>
  <w16cid:commentId w16cid:paraId="525FC038" w16cid:durableId="4C4588FF"/>
  <w16cid:commentId w16cid:paraId="132F121E" w16cid:durableId="0A139D64"/>
  <w16cid:commentId w16cid:paraId="06605125" w16cid:durableId="2F46A0A6"/>
  <w16cid:commentId w16cid:paraId="06000CDE" w16cid:durableId="16E78C99"/>
  <w16cid:commentId w16cid:paraId="118D4CB1" w16cid:durableId="72730CDD"/>
  <w16cid:commentId w16cid:paraId="2E49A809" w16cid:durableId="4372E2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C3946"/>
    <w:multiLevelType w:val="multilevel"/>
    <w:tmpl w:val="B53E8294"/>
    <w:lvl w:ilvl="0">
      <w:start w:val="1"/>
      <w:numFmt w:val="lowerRoman"/>
      <w:lvlText w:val="(%1)"/>
      <w:lvlJc w:val="left"/>
      <w:pPr>
        <w:tabs>
          <w:tab w:val="left" w:pos="288"/>
        </w:tabs>
      </w:pPr>
      <w:rPr>
        <w:rFonts w:ascii="Calibri" w:eastAsia="Calibri" w:hAnsi="Calibri"/>
        <w:color w:val="000000"/>
        <w:spacing w:val="0"/>
        <w:w w:val="100"/>
        <w:sz w:val="23"/>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6B1522"/>
    <w:multiLevelType w:val="hybridMultilevel"/>
    <w:tmpl w:val="2C16B9E0"/>
    <w:lvl w:ilvl="0" w:tplc="F3B28D5A">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24B1BE2"/>
    <w:multiLevelType w:val="multilevel"/>
    <w:tmpl w:val="B53E8294"/>
    <w:lvl w:ilvl="0">
      <w:start w:val="1"/>
      <w:numFmt w:val="lowerRoman"/>
      <w:lvlText w:val="(%1)"/>
      <w:lvlJc w:val="left"/>
      <w:pPr>
        <w:tabs>
          <w:tab w:val="left" w:pos="288"/>
        </w:tabs>
      </w:pPr>
      <w:rPr>
        <w:rFonts w:ascii="Calibri" w:eastAsia="Calibri" w:hAnsi="Calibri"/>
        <w:color w:val="000000"/>
        <w:spacing w:val="0"/>
        <w:w w:val="100"/>
        <w:sz w:val="23"/>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E9729E"/>
    <w:multiLevelType w:val="hybridMultilevel"/>
    <w:tmpl w:val="6E58BF5E"/>
    <w:lvl w:ilvl="0" w:tplc="9E2C96B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B3B4DF4"/>
    <w:multiLevelType w:val="hybridMultilevel"/>
    <w:tmpl w:val="C284E412"/>
    <w:lvl w:ilvl="0" w:tplc="2BD6FD52">
      <w:start w:val="3"/>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D184A30"/>
    <w:multiLevelType w:val="multilevel"/>
    <w:tmpl w:val="B53E8294"/>
    <w:lvl w:ilvl="0">
      <w:start w:val="1"/>
      <w:numFmt w:val="lowerRoman"/>
      <w:lvlText w:val="(%1)"/>
      <w:lvlJc w:val="left"/>
      <w:pPr>
        <w:tabs>
          <w:tab w:val="left" w:pos="288"/>
        </w:tabs>
      </w:pPr>
      <w:rPr>
        <w:rFonts w:ascii="Calibri" w:eastAsia="Calibri" w:hAnsi="Calibri"/>
        <w:color w:val="000000"/>
        <w:spacing w:val="0"/>
        <w:w w:val="100"/>
        <w:sz w:val="23"/>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4E7759"/>
    <w:multiLevelType w:val="hybridMultilevel"/>
    <w:tmpl w:val="868E5C7A"/>
    <w:lvl w:ilvl="0" w:tplc="243A0CEE">
      <w:start w:val="3"/>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DA70BEB"/>
    <w:multiLevelType w:val="multilevel"/>
    <w:tmpl w:val="EFC646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70EF1"/>
    <w:multiLevelType w:val="multilevel"/>
    <w:tmpl w:val="946465CC"/>
    <w:lvl w:ilvl="0">
      <w:start w:val="14"/>
      <w:numFmt w:val="decimal"/>
      <w:lvlText w:val="%1."/>
      <w:lvlJc w:val="left"/>
      <w:pPr>
        <w:tabs>
          <w:tab w:val="left" w:pos="432"/>
        </w:tabs>
      </w:pPr>
      <w:rPr>
        <w:rFonts w:ascii="Calibri" w:eastAsia="Calibri" w:hAnsi="Calibri"/>
        <w:color w:val="000000"/>
        <w:spacing w:val="0"/>
        <w:w w:val="100"/>
        <w:sz w:val="23"/>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AB2A63"/>
    <w:multiLevelType w:val="hybridMultilevel"/>
    <w:tmpl w:val="0D4EE78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50093203">
    <w:abstractNumId w:val="9"/>
  </w:num>
  <w:num w:numId="2" w16cid:durableId="1161968569">
    <w:abstractNumId w:val="1"/>
  </w:num>
  <w:num w:numId="3" w16cid:durableId="624776796">
    <w:abstractNumId w:val="3"/>
  </w:num>
  <w:num w:numId="4" w16cid:durableId="1282568173">
    <w:abstractNumId w:val="4"/>
  </w:num>
  <w:num w:numId="5" w16cid:durableId="1962497159">
    <w:abstractNumId w:val="6"/>
  </w:num>
  <w:num w:numId="6" w16cid:durableId="1799953080">
    <w:abstractNumId w:val="2"/>
  </w:num>
  <w:num w:numId="7" w16cid:durableId="58141113">
    <w:abstractNumId w:val="8"/>
  </w:num>
  <w:num w:numId="8" w16cid:durableId="1471095390">
    <w:abstractNumId w:val="0"/>
  </w:num>
  <w:num w:numId="9" w16cid:durableId="1480531631">
    <w:abstractNumId w:val="5"/>
  </w:num>
  <w:num w:numId="10" w16cid:durableId="6835568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zim Benimedourene">
    <w15:presenceInfo w15:providerId="AD" w15:userId="S::nazim@medicaloi.com::bbf1ac04-06ce-4274-b8ad-c11884a549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53"/>
    <w:rsid w:val="00050D0D"/>
    <w:rsid w:val="0005564A"/>
    <w:rsid w:val="000A3673"/>
    <w:rsid w:val="000F1312"/>
    <w:rsid w:val="00184F25"/>
    <w:rsid w:val="001B5A84"/>
    <w:rsid w:val="0021290A"/>
    <w:rsid w:val="00237099"/>
    <w:rsid w:val="00244941"/>
    <w:rsid w:val="00245FA0"/>
    <w:rsid w:val="002A439E"/>
    <w:rsid w:val="002D020F"/>
    <w:rsid w:val="0035458B"/>
    <w:rsid w:val="003A4170"/>
    <w:rsid w:val="003E2FBD"/>
    <w:rsid w:val="004034B3"/>
    <w:rsid w:val="004234C8"/>
    <w:rsid w:val="0045630E"/>
    <w:rsid w:val="00493A9C"/>
    <w:rsid w:val="004974B5"/>
    <w:rsid w:val="004C382F"/>
    <w:rsid w:val="004E3A23"/>
    <w:rsid w:val="004E6209"/>
    <w:rsid w:val="00512ED7"/>
    <w:rsid w:val="005767D2"/>
    <w:rsid w:val="0058300A"/>
    <w:rsid w:val="00585460"/>
    <w:rsid w:val="00587E28"/>
    <w:rsid w:val="00587E4C"/>
    <w:rsid w:val="00692921"/>
    <w:rsid w:val="006D7E8C"/>
    <w:rsid w:val="006E0AD2"/>
    <w:rsid w:val="006E3E06"/>
    <w:rsid w:val="0079217C"/>
    <w:rsid w:val="007A1F40"/>
    <w:rsid w:val="007D1289"/>
    <w:rsid w:val="00877B14"/>
    <w:rsid w:val="008E36CA"/>
    <w:rsid w:val="008E7CEB"/>
    <w:rsid w:val="009E2E7D"/>
    <w:rsid w:val="009F0AD6"/>
    <w:rsid w:val="00A13ECF"/>
    <w:rsid w:val="00AB7834"/>
    <w:rsid w:val="00B9319F"/>
    <w:rsid w:val="00BD7FF8"/>
    <w:rsid w:val="00C3139D"/>
    <w:rsid w:val="00C5576F"/>
    <w:rsid w:val="00CA1759"/>
    <w:rsid w:val="00CC0E8C"/>
    <w:rsid w:val="00CC6453"/>
    <w:rsid w:val="00CD0DD0"/>
    <w:rsid w:val="00CE1C62"/>
    <w:rsid w:val="00CE59FC"/>
    <w:rsid w:val="00CF59C7"/>
    <w:rsid w:val="00D45244"/>
    <w:rsid w:val="00D67AF3"/>
    <w:rsid w:val="00D858CD"/>
    <w:rsid w:val="00DB1870"/>
    <w:rsid w:val="00DF6032"/>
    <w:rsid w:val="00E0187D"/>
    <w:rsid w:val="00E15DC1"/>
    <w:rsid w:val="00F15D1D"/>
    <w:rsid w:val="00F1734C"/>
    <w:rsid w:val="00FC400E"/>
    <w:rsid w:val="00FF107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0665"/>
  <w15:chartTrackingRefBased/>
  <w15:docId w15:val="{877F5FDE-F09C-49F9-8D66-2F005BBB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6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6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64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64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64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64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64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64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64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64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64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64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64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64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64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64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64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6453"/>
    <w:rPr>
      <w:rFonts w:eastAsiaTheme="majorEastAsia" w:cstheme="majorBidi"/>
      <w:color w:val="272727" w:themeColor="text1" w:themeTint="D8"/>
    </w:rPr>
  </w:style>
  <w:style w:type="paragraph" w:styleId="Titre">
    <w:name w:val="Title"/>
    <w:basedOn w:val="Normal"/>
    <w:next w:val="Normal"/>
    <w:link w:val="TitreCar"/>
    <w:uiPriority w:val="10"/>
    <w:qFormat/>
    <w:rsid w:val="00CC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64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64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64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6453"/>
    <w:pPr>
      <w:spacing w:before="160"/>
      <w:jc w:val="center"/>
    </w:pPr>
    <w:rPr>
      <w:i/>
      <w:iCs/>
      <w:color w:val="404040" w:themeColor="text1" w:themeTint="BF"/>
    </w:rPr>
  </w:style>
  <w:style w:type="character" w:customStyle="1" w:styleId="CitationCar">
    <w:name w:val="Citation Car"/>
    <w:basedOn w:val="Policepardfaut"/>
    <w:link w:val="Citation"/>
    <w:uiPriority w:val="29"/>
    <w:rsid w:val="00CC6453"/>
    <w:rPr>
      <w:i/>
      <w:iCs/>
      <w:color w:val="404040" w:themeColor="text1" w:themeTint="BF"/>
    </w:rPr>
  </w:style>
  <w:style w:type="paragraph" w:styleId="Paragraphedeliste">
    <w:name w:val="List Paragraph"/>
    <w:basedOn w:val="Normal"/>
    <w:uiPriority w:val="34"/>
    <w:qFormat/>
    <w:rsid w:val="00CC6453"/>
    <w:pPr>
      <w:ind w:left="720"/>
      <w:contextualSpacing/>
    </w:pPr>
  </w:style>
  <w:style w:type="character" w:styleId="Accentuationintense">
    <w:name w:val="Intense Emphasis"/>
    <w:basedOn w:val="Policepardfaut"/>
    <w:uiPriority w:val="21"/>
    <w:qFormat/>
    <w:rsid w:val="00CC6453"/>
    <w:rPr>
      <w:i/>
      <w:iCs/>
      <w:color w:val="0F4761" w:themeColor="accent1" w:themeShade="BF"/>
    </w:rPr>
  </w:style>
  <w:style w:type="paragraph" w:styleId="Citationintense">
    <w:name w:val="Intense Quote"/>
    <w:basedOn w:val="Normal"/>
    <w:next w:val="Normal"/>
    <w:link w:val="CitationintenseCar"/>
    <w:uiPriority w:val="30"/>
    <w:qFormat/>
    <w:rsid w:val="00CC6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6453"/>
    <w:rPr>
      <w:i/>
      <w:iCs/>
      <w:color w:val="0F4761" w:themeColor="accent1" w:themeShade="BF"/>
    </w:rPr>
  </w:style>
  <w:style w:type="character" w:styleId="Rfrenceintense">
    <w:name w:val="Intense Reference"/>
    <w:basedOn w:val="Policepardfaut"/>
    <w:uiPriority w:val="32"/>
    <w:qFormat/>
    <w:rsid w:val="00CC6453"/>
    <w:rPr>
      <w:b/>
      <w:bCs/>
      <w:smallCaps/>
      <w:color w:val="0F4761" w:themeColor="accent1" w:themeShade="BF"/>
      <w:spacing w:val="5"/>
    </w:rPr>
  </w:style>
  <w:style w:type="paragraph" w:styleId="NormalWeb">
    <w:name w:val="Normal (Web)"/>
    <w:basedOn w:val="Normal"/>
    <w:uiPriority w:val="99"/>
    <w:semiHidden/>
    <w:unhideWhenUsed/>
    <w:rsid w:val="00C5576F"/>
    <w:rPr>
      <w:rFonts w:ascii="Times New Roman" w:hAnsi="Times New Roman" w:cs="Times New Roman"/>
      <w:sz w:val="24"/>
      <w:szCs w:val="24"/>
    </w:rPr>
  </w:style>
  <w:style w:type="table" w:customStyle="1" w:styleId="Grilledutableau1">
    <w:name w:val="Grille du tableau1"/>
    <w:basedOn w:val="TableauNormal"/>
    <w:next w:val="Grilledutableau"/>
    <w:uiPriority w:val="39"/>
    <w:rsid w:val="00497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497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D0DD0"/>
    <w:rPr>
      <w:sz w:val="16"/>
      <w:szCs w:val="16"/>
    </w:rPr>
  </w:style>
  <w:style w:type="paragraph" w:styleId="Commentaire">
    <w:name w:val="annotation text"/>
    <w:basedOn w:val="Normal"/>
    <w:link w:val="CommentaireCar"/>
    <w:uiPriority w:val="99"/>
    <w:semiHidden/>
    <w:unhideWhenUsed/>
    <w:rsid w:val="00CD0DD0"/>
    <w:pPr>
      <w:spacing w:line="240" w:lineRule="auto"/>
    </w:pPr>
    <w:rPr>
      <w:sz w:val="20"/>
      <w:szCs w:val="20"/>
    </w:rPr>
  </w:style>
  <w:style w:type="character" w:customStyle="1" w:styleId="CommentaireCar">
    <w:name w:val="Commentaire Car"/>
    <w:basedOn w:val="Policepardfaut"/>
    <w:link w:val="Commentaire"/>
    <w:uiPriority w:val="99"/>
    <w:semiHidden/>
    <w:rsid w:val="00CD0DD0"/>
    <w:rPr>
      <w:sz w:val="20"/>
      <w:szCs w:val="20"/>
    </w:rPr>
  </w:style>
  <w:style w:type="paragraph" w:styleId="Objetducommentaire">
    <w:name w:val="annotation subject"/>
    <w:basedOn w:val="Commentaire"/>
    <w:next w:val="Commentaire"/>
    <w:link w:val="ObjetducommentaireCar"/>
    <w:uiPriority w:val="99"/>
    <w:semiHidden/>
    <w:unhideWhenUsed/>
    <w:rsid w:val="00CD0DD0"/>
    <w:rPr>
      <w:b/>
      <w:bCs/>
    </w:rPr>
  </w:style>
  <w:style w:type="character" w:customStyle="1" w:styleId="ObjetducommentaireCar">
    <w:name w:val="Objet du commentaire Car"/>
    <w:basedOn w:val="CommentaireCar"/>
    <w:link w:val="Objetducommentaire"/>
    <w:uiPriority w:val="99"/>
    <w:semiHidden/>
    <w:rsid w:val="00CD0DD0"/>
    <w:rPr>
      <w:b/>
      <w:bCs/>
      <w:sz w:val="20"/>
      <w:szCs w:val="20"/>
    </w:rPr>
  </w:style>
  <w:style w:type="paragraph" w:styleId="Rvision">
    <w:name w:val="Revision"/>
    <w:hidden/>
    <w:uiPriority w:val="99"/>
    <w:semiHidden/>
    <w:rsid w:val="00B931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4265">
      <w:bodyDiv w:val="1"/>
      <w:marLeft w:val="0"/>
      <w:marRight w:val="0"/>
      <w:marTop w:val="0"/>
      <w:marBottom w:val="0"/>
      <w:divBdr>
        <w:top w:val="none" w:sz="0" w:space="0" w:color="auto"/>
        <w:left w:val="none" w:sz="0" w:space="0" w:color="auto"/>
        <w:bottom w:val="none" w:sz="0" w:space="0" w:color="auto"/>
        <w:right w:val="none" w:sz="0" w:space="0" w:color="auto"/>
      </w:divBdr>
    </w:div>
    <w:div w:id="186792656">
      <w:bodyDiv w:val="1"/>
      <w:marLeft w:val="0"/>
      <w:marRight w:val="0"/>
      <w:marTop w:val="0"/>
      <w:marBottom w:val="0"/>
      <w:divBdr>
        <w:top w:val="none" w:sz="0" w:space="0" w:color="auto"/>
        <w:left w:val="none" w:sz="0" w:space="0" w:color="auto"/>
        <w:bottom w:val="none" w:sz="0" w:space="0" w:color="auto"/>
        <w:right w:val="none" w:sz="0" w:space="0" w:color="auto"/>
      </w:divBdr>
    </w:div>
    <w:div w:id="190960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d7fc4a-07b1-425d-a11b-2234a6608f91" xsi:nil="true"/>
    <lcf76f155ced4ddcb4097134ff3c332f xmlns="6551aa01-90ad-4b9e-9bed-541c1e7bc2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A7E65D55FE8B469BCDEF338E189EC2" ma:contentTypeVersion="18" ma:contentTypeDescription="Crée un document." ma:contentTypeScope="" ma:versionID="0402f5b4d54e8cad562620df9d954dbb">
  <xsd:schema xmlns:xsd="http://www.w3.org/2001/XMLSchema" xmlns:xs="http://www.w3.org/2001/XMLSchema" xmlns:p="http://schemas.microsoft.com/office/2006/metadata/properties" xmlns:ns2="6551aa01-90ad-4b9e-9bed-541c1e7bc2d6" xmlns:ns3="a4d7fc4a-07b1-425d-a11b-2234a6608f91" targetNamespace="http://schemas.microsoft.com/office/2006/metadata/properties" ma:root="true" ma:fieldsID="24643ac0065f440cb97c9a8edd361555" ns2:_="" ns3:_="">
    <xsd:import namespace="6551aa01-90ad-4b9e-9bed-541c1e7bc2d6"/>
    <xsd:import namespace="a4d7fc4a-07b1-425d-a11b-2234a6608f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51aa01-90ad-4b9e-9bed-541c1e7bc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ad06e573-dcfc-4fa6-9734-33f101fdbd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d7fc4a-07b1-425d-a11b-2234a6608f91"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3a5b6e48-e448-4980-86b5-11855d259abc}" ma:internalName="TaxCatchAll" ma:showField="CatchAllData" ma:web="a4d7fc4a-07b1-425d-a11b-2234a6608f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D4FE13-1403-4678-A449-434BF2345373}">
  <ds:schemaRefs>
    <ds:schemaRef ds:uri="http://schemas.microsoft.com/office/2006/metadata/properties"/>
    <ds:schemaRef ds:uri="http://schemas.microsoft.com/office/infopath/2007/PartnerControls"/>
    <ds:schemaRef ds:uri="a4d7fc4a-07b1-425d-a11b-2234a6608f91"/>
    <ds:schemaRef ds:uri="6551aa01-90ad-4b9e-9bed-541c1e7bc2d6"/>
  </ds:schemaRefs>
</ds:datastoreItem>
</file>

<file path=customXml/itemProps2.xml><?xml version="1.0" encoding="utf-8"?>
<ds:datastoreItem xmlns:ds="http://schemas.openxmlformats.org/officeDocument/2006/customXml" ds:itemID="{86C3FA69-1399-4470-9B64-C24D911664AD}">
  <ds:schemaRefs>
    <ds:schemaRef ds:uri="http://schemas.microsoft.com/sharepoint/v3/contenttype/forms"/>
  </ds:schemaRefs>
</ds:datastoreItem>
</file>

<file path=customXml/itemProps3.xml><?xml version="1.0" encoding="utf-8"?>
<ds:datastoreItem xmlns:ds="http://schemas.openxmlformats.org/officeDocument/2006/customXml" ds:itemID="{59BD3F38-5DD5-4D5A-A70B-0F985EB9D630}"/>
</file>

<file path=docProps/app.xml><?xml version="1.0" encoding="utf-8"?>
<Properties xmlns="http://schemas.openxmlformats.org/officeDocument/2006/extended-properties" xmlns:vt="http://schemas.openxmlformats.org/officeDocument/2006/docPropsVTypes">
  <Template>Normal.dotm</Template>
  <TotalTime>175</TotalTime>
  <Pages>6</Pages>
  <Words>1784</Words>
  <Characters>9816</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Nazim Benimedourene</dc:creator>
  <cp:keywords/>
  <dc:description/>
  <cp:lastModifiedBy>Nazim Benimedourene</cp:lastModifiedBy>
  <cp:revision>57</cp:revision>
  <dcterms:created xsi:type="dcterms:W3CDTF">2024-06-07T23:32:00Z</dcterms:created>
  <dcterms:modified xsi:type="dcterms:W3CDTF">2024-06-08T16:20:00Z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6f3f5546-7f3c-4c97-9af7-2bd386f2e7cd</vt:lpwstr>
  </property>
  <property fmtid="{D5CDD505-2E9C-101B-9397-08002B2CF9AE}" pid="3" name="ContentTypeId">
    <vt:lpwstr>0x0101008FA7E65D55FE8B469BCDEF338E189EC2</vt:lpwstr>
  </property>
  <property fmtid="{D5CDD505-2E9C-101B-9397-08002B2CF9AE}" pid="4" name="MediaServiceImageTags">
    <vt:lpwstr/>
  </property>
</Properties>
</file>